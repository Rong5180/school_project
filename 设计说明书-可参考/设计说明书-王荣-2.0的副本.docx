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8522"/>
      </w:tblGrid>
      <w:tr w:rsidR="00F012CA" w14:paraId="592E035A" w14:textId="77777777">
        <w:trPr>
          <w:trHeight w:val="2880"/>
          <w:jc w:val="center"/>
        </w:trPr>
        <w:tc>
          <w:tcPr>
            <w:tcW w:w="5000" w:type="pct"/>
          </w:tcPr>
          <w:p w14:paraId="692982E9" w14:textId="77777777" w:rsidR="00F012CA" w:rsidRDefault="002E62EA">
            <w:pPr>
              <w:ind w:firstLineChars="700" w:firstLine="1680"/>
              <w:rPr>
                <w:rFonts w:eastAsia="华文隶书"/>
              </w:rPr>
            </w:pPr>
            <w:r>
              <w:rPr>
                <w:rFonts w:eastAsia="华文隶书" w:hint="eastAsia"/>
                <w:noProof/>
              </w:rPr>
              <w:drawing>
                <wp:inline distT="0" distB="0" distL="114300" distR="114300" wp14:anchorId="5B451C5A" wp14:editId="055D7F51">
                  <wp:extent cx="3427095" cy="989965"/>
                  <wp:effectExtent l="0" t="0" r="1905" b="635"/>
                  <wp:docPr id="1" name="图片 106" descr="西华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6" descr="西华大学"/>
                          <pic:cNvPicPr>
                            <a:picLocks noChangeAspect="1"/>
                          </pic:cNvPicPr>
                        </pic:nvPicPr>
                        <pic:blipFill>
                          <a:blip r:embed="rId8"/>
                          <a:stretch>
                            <a:fillRect/>
                          </a:stretch>
                        </pic:blipFill>
                        <pic:spPr>
                          <a:xfrm>
                            <a:off x="0" y="0"/>
                            <a:ext cx="3427095" cy="989965"/>
                          </a:xfrm>
                          <a:prstGeom prst="rect">
                            <a:avLst/>
                          </a:prstGeom>
                          <a:noFill/>
                          <a:ln>
                            <a:noFill/>
                          </a:ln>
                        </pic:spPr>
                      </pic:pic>
                    </a:graphicData>
                  </a:graphic>
                </wp:inline>
              </w:drawing>
            </w:r>
          </w:p>
          <w:p w14:paraId="7890249E" w14:textId="77777777" w:rsidR="00F012CA" w:rsidRDefault="00F012CA">
            <w:pPr>
              <w:jc w:val="center"/>
              <w:rPr>
                <w:rFonts w:eastAsia="华文隶书"/>
              </w:rPr>
            </w:pPr>
          </w:p>
          <w:p w14:paraId="4CD9CAE4" w14:textId="77777777" w:rsidR="00F012CA" w:rsidRDefault="002E62EA">
            <w:pPr>
              <w:jc w:val="center"/>
              <w:rPr>
                <w:rFonts w:ascii="黑体" w:eastAsia="黑体" w:hAnsi="黑体"/>
                <w:sz w:val="84"/>
                <w:szCs w:val="84"/>
              </w:rPr>
            </w:pPr>
            <w:r>
              <w:rPr>
                <w:rFonts w:ascii="黑体" w:eastAsia="黑体" w:hAnsi="黑体" w:hint="eastAsia"/>
                <w:sz w:val="84"/>
                <w:szCs w:val="84"/>
              </w:rPr>
              <w:t>毕业设计说明书</w:t>
            </w:r>
          </w:p>
          <w:p w14:paraId="5A4972A8" w14:textId="77777777" w:rsidR="00F012CA" w:rsidRDefault="00F012CA">
            <w:pPr>
              <w:jc w:val="center"/>
              <w:rPr>
                <w:rFonts w:eastAsia="华文隶书"/>
              </w:rPr>
            </w:pPr>
          </w:p>
          <w:p w14:paraId="4EC06B1A" w14:textId="77777777" w:rsidR="00F012CA" w:rsidRDefault="000B4BD2">
            <w:pPr>
              <w:jc w:val="center"/>
              <w:rPr>
                <w:rFonts w:eastAsia="华文隶书"/>
              </w:rPr>
            </w:pPr>
            <w:r>
              <w:rPr>
                <w:noProof/>
              </w:rPr>
              <w:object w:dxaOrig="3135" w:dyaOrig="2910" w14:anchorId="167AFE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57.2pt;height:146pt;mso-width-percent:0;mso-height-percent:0;mso-width-percent:0;mso-height-percent:0" o:ole="">
                  <v:imagedata r:id="rId9" o:title=""/>
                </v:shape>
                <o:OLEObject Type="Embed" ProgID="PBrush" ShapeID="_x0000_i1025" DrawAspect="Content" ObjectID="_1711613628" r:id="rId10"/>
              </w:object>
            </w:r>
          </w:p>
          <w:p w14:paraId="46D996A4" w14:textId="77777777" w:rsidR="00F012CA" w:rsidRDefault="00F012CA">
            <w:pPr>
              <w:jc w:val="center"/>
              <w:rPr>
                <w:rFonts w:eastAsia="隶书"/>
                <w:sz w:val="44"/>
              </w:rPr>
            </w:pPr>
          </w:p>
          <w:p w14:paraId="2474F562" w14:textId="77777777" w:rsidR="00F012CA" w:rsidRDefault="00F012CA">
            <w:pPr>
              <w:jc w:val="center"/>
              <w:rPr>
                <w:rFonts w:eastAsia="隶书"/>
                <w:sz w:val="48"/>
              </w:rPr>
            </w:pPr>
          </w:p>
          <w:tbl>
            <w:tblPr>
              <w:tblW w:w="0" w:type="auto"/>
              <w:jc w:val="center"/>
              <w:tblLook w:val="04A0" w:firstRow="1" w:lastRow="0" w:firstColumn="1" w:lastColumn="0" w:noHBand="0" w:noVBand="1"/>
            </w:tblPr>
            <w:tblGrid>
              <w:gridCol w:w="2027"/>
              <w:gridCol w:w="456"/>
              <w:gridCol w:w="5160"/>
            </w:tblGrid>
            <w:tr w:rsidR="00F012CA" w14:paraId="45573D9F" w14:textId="77777777">
              <w:trPr>
                <w:jc w:val="center"/>
              </w:trPr>
              <w:tc>
                <w:tcPr>
                  <w:tcW w:w="2027" w:type="dxa"/>
                </w:tcPr>
                <w:p w14:paraId="35F68858" w14:textId="77777777" w:rsidR="00F012CA" w:rsidRDefault="002E62EA">
                  <w:pPr>
                    <w:jc w:val="distribute"/>
                    <w:rPr>
                      <w:rFonts w:ascii="黑体" w:eastAsia="黑体"/>
                      <w:sz w:val="44"/>
                      <w:szCs w:val="44"/>
                    </w:rPr>
                  </w:pPr>
                  <w:r>
                    <w:rPr>
                      <w:rFonts w:ascii="黑体" w:eastAsia="黑体" w:hint="eastAsia"/>
                      <w:sz w:val="44"/>
                      <w:szCs w:val="44"/>
                    </w:rPr>
                    <w:t>题目</w:t>
                  </w:r>
                </w:p>
              </w:tc>
              <w:tc>
                <w:tcPr>
                  <w:tcW w:w="360" w:type="dxa"/>
                </w:tcPr>
                <w:p w14:paraId="4DD96658" w14:textId="77777777" w:rsidR="00F012CA" w:rsidRDefault="002E62EA">
                  <w:pPr>
                    <w:jc w:val="distribute"/>
                    <w:rPr>
                      <w:rFonts w:eastAsia="隶书"/>
                      <w:sz w:val="48"/>
                    </w:rPr>
                  </w:pPr>
                  <w:r>
                    <w:rPr>
                      <w:rFonts w:eastAsia="隶书" w:hint="eastAsia"/>
                      <w:sz w:val="48"/>
                    </w:rPr>
                    <w:t>:</w:t>
                  </w:r>
                </w:p>
              </w:tc>
              <w:tc>
                <w:tcPr>
                  <w:tcW w:w="5160" w:type="dxa"/>
                </w:tcPr>
                <w:p w14:paraId="283817A9" w14:textId="055629FF" w:rsidR="00F012CA" w:rsidRDefault="00540314">
                  <w:pPr>
                    <w:rPr>
                      <w:rFonts w:ascii="黑体" w:eastAsia="黑体" w:hAnsi="黑体"/>
                      <w:sz w:val="32"/>
                      <w:szCs w:val="32"/>
                      <w:u w:val="single"/>
                    </w:rPr>
                  </w:pPr>
                  <w:r>
                    <w:rPr>
                      <w:rFonts w:ascii="黑体" w:eastAsia="黑体" w:hAnsi="黑体" w:hint="eastAsia"/>
                      <w:sz w:val="32"/>
                      <w:szCs w:val="32"/>
                      <w:u w:val="single"/>
                    </w:rPr>
                    <w:t>跨平台轻量级诗词系统设计与开发</w:t>
                  </w:r>
                  <w:r w:rsidR="002E62EA">
                    <w:rPr>
                      <w:rFonts w:ascii="黑体" w:eastAsia="黑体" w:hAnsi="黑体" w:hint="eastAsia"/>
                      <w:sz w:val="32"/>
                      <w:szCs w:val="32"/>
                      <w:u w:val="single"/>
                    </w:rPr>
                    <w:t xml:space="preserve">  </w:t>
                  </w:r>
                </w:p>
                <w:p w14:paraId="0AF07222" w14:textId="7B9CCB1D" w:rsidR="00F012CA" w:rsidRDefault="002E62EA">
                  <w:pPr>
                    <w:rPr>
                      <w:rFonts w:ascii="黑体" w:eastAsia="黑体" w:hAnsi="黑体"/>
                      <w:sz w:val="32"/>
                      <w:szCs w:val="32"/>
                    </w:rPr>
                  </w:pPr>
                  <w:r>
                    <w:rPr>
                      <w:rFonts w:ascii="黑体" w:eastAsia="黑体" w:hAnsi="黑体" w:hint="eastAsia"/>
                      <w:sz w:val="32"/>
                      <w:szCs w:val="32"/>
                      <w:u w:val="single"/>
                    </w:rPr>
                    <w:t xml:space="preserve">—— </w:t>
                  </w:r>
                  <w:r w:rsidR="00540314">
                    <w:rPr>
                      <w:rFonts w:ascii="黑体" w:eastAsia="黑体" w:hAnsi="黑体" w:hint="eastAsia"/>
                      <w:sz w:val="32"/>
                      <w:szCs w:val="32"/>
                      <w:u w:val="single"/>
                    </w:rPr>
                    <w:t>手机端</w:t>
                  </w:r>
                  <w:r>
                    <w:rPr>
                      <w:rFonts w:ascii="黑体" w:eastAsia="黑体" w:hAnsi="黑体" w:hint="eastAsia"/>
                      <w:sz w:val="32"/>
                      <w:szCs w:val="32"/>
                      <w:u w:val="single"/>
                    </w:rPr>
                    <w:t xml:space="preserve">       </w:t>
                  </w:r>
                </w:p>
              </w:tc>
            </w:tr>
            <w:tr w:rsidR="00F012CA" w14:paraId="09070B28" w14:textId="77777777">
              <w:trPr>
                <w:jc w:val="center"/>
              </w:trPr>
              <w:tc>
                <w:tcPr>
                  <w:tcW w:w="2027" w:type="dxa"/>
                </w:tcPr>
                <w:p w14:paraId="3EE3CA3D" w14:textId="77777777" w:rsidR="00F012CA" w:rsidRDefault="002E62EA">
                  <w:pPr>
                    <w:jc w:val="distribute"/>
                    <w:rPr>
                      <w:rFonts w:ascii="黑体" w:eastAsia="黑体"/>
                      <w:sz w:val="44"/>
                      <w:szCs w:val="44"/>
                    </w:rPr>
                  </w:pPr>
                  <w:r>
                    <w:rPr>
                      <w:rFonts w:ascii="黑体" w:eastAsia="黑体" w:hint="eastAsia"/>
                      <w:sz w:val="44"/>
                      <w:szCs w:val="44"/>
                    </w:rPr>
                    <w:t>学院</w:t>
                  </w:r>
                </w:p>
              </w:tc>
              <w:tc>
                <w:tcPr>
                  <w:tcW w:w="360" w:type="dxa"/>
                </w:tcPr>
                <w:p w14:paraId="43D258F5" w14:textId="77777777" w:rsidR="00F012CA" w:rsidRDefault="002E62EA">
                  <w:pPr>
                    <w:jc w:val="distribute"/>
                    <w:rPr>
                      <w:rFonts w:eastAsia="隶书"/>
                      <w:sz w:val="48"/>
                    </w:rPr>
                  </w:pPr>
                  <w:r>
                    <w:rPr>
                      <w:rFonts w:eastAsia="隶书" w:hint="eastAsia"/>
                      <w:sz w:val="48"/>
                    </w:rPr>
                    <w:t>:</w:t>
                  </w:r>
                </w:p>
              </w:tc>
              <w:tc>
                <w:tcPr>
                  <w:tcW w:w="5160" w:type="dxa"/>
                </w:tcPr>
                <w:p w14:paraId="77AB7DD3" w14:textId="77777777" w:rsidR="00F012CA" w:rsidRDefault="002E62EA">
                  <w:pPr>
                    <w:rPr>
                      <w:rFonts w:ascii="黑体" w:eastAsia="黑体" w:hAnsi="黑体"/>
                      <w:sz w:val="32"/>
                      <w:szCs w:val="32"/>
                      <w:u w:val="single"/>
                    </w:rPr>
                  </w:pPr>
                  <w:r>
                    <w:rPr>
                      <w:rFonts w:ascii="黑体" w:eastAsia="黑体" w:hAnsi="黑体" w:hint="eastAsia"/>
                      <w:sz w:val="32"/>
                      <w:szCs w:val="32"/>
                      <w:u w:val="single"/>
                    </w:rPr>
                    <w:t xml:space="preserve">   计算机与</w:t>
                  </w:r>
                  <w:r>
                    <w:rPr>
                      <w:rFonts w:ascii="黑体" w:eastAsia="黑体" w:hAnsi="黑体"/>
                      <w:sz w:val="32"/>
                      <w:szCs w:val="32"/>
                      <w:u w:val="single"/>
                    </w:rPr>
                    <w:t>软件工程</w:t>
                  </w:r>
                  <w:r>
                    <w:rPr>
                      <w:rFonts w:ascii="黑体" w:eastAsia="黑体" w:hAnsi="黑体" w:hint="eastAsia"/>
                      <w:sz w:val="32"/>
                      <w:szCs w:val="32"/>
                      <w:u w:val="single"/>
                    </w:rPr>
                    <w:t xml:space="preserve">学院  </w:t>
                  </w:r>
                  <w:r>
                    <w:rPr>
                      <w:rFonts w:ascii="黑体" w:eastAsia="黑体" w:hAnsi="黑体"/>
                      <w:sz w:val="32"/>
                      <w:szCs w:val="32"/>
                      <w:u w:val="single"/>
                    </w:rPr>
                    <w:t xml:space="preserve"> </w:t>
                  </w:r>
                </w:p>
              </w:tc>
            </w:tr>
            <w:tr w:rsidR="00F012CA" w14:paraId="6B11E9AB" w14:textId="77777777">
              <w:trPr>
                <w:jc w:val="center"/>
              </w:trPr>
              <w:tc>
                <w:tcPr>
                  <w:tcW w:w="2027" w:type="dxa"/>
                </w:tcPr>
                <w:p w14:paraId="6E43A89D" w14:textId="77777777" w:rsidR="00F012CA" w:rsidRDefault="002E62EA">
                  <w:pPr>
                    <w:jc w:val="distribute"/>
                    <w:rPr>
                      <w:rFonts w:ascii="黑体" w:eastAsia="黑体"/>
                      <w:sz w:val="44"/>
                      <w:szCs w:val="44"/>
                    </w:rPr>
                  </w:pPr>
                  <w:r>
                    <w:rPr>
                      <w:rFonts w:ascii="黑体" w:eastAsia="黑体" w:hint="eastAsia"/>
                      <w:sz w:val="44"/>
                      <w:szCs w:val="44"/>
                    </w:rPr>
                    <w:t>年级专业</w:t>
                  </w:r>
                </w:p>
              </w:tc>
              <w:tc>
                <w:tcPr>
                  <w:tcW w:w="360" w:type="dxa"/>
                </w:tcPr>
                <w:p w14:paraId="34A879E2" w14:textId="77777777" w:rsidR="00F012CA" w:rsidRDefault="002E62EA">
                  <w:pPr>
                    <w:jc w:val="distribute"/>
                    <w:rPr>
                      <w:rFonts w:eastAsia="隶书"/>
                      <w:sz w:val="48"/>
                    </w:rPr>
                  </w:pPr>
                  <w:r>
                    <w:rPr>
                      <w:rFonts w:eastAsia="隶书" w:hint="eastAsia"/>
                      <w:sz w:val="48"/>
                    </w:rPr>
                    <w:t>:</w:t>
                  </w:r>
                </w:p>
              </w:tc>
              <w:tc>
                <w:tcPr>
                  <w:tcW w:w="5160" w:type="dxa"/>
                </w:tcPr>
                <w:p w14:paraId="3E58ADD7" w14:textId="49CDF068" w:rsidR="00F012CA" w:rsidRDefault="002E62EA">
                  <w:pPr>
                    <w:rPr>
                      <w:rFonts w:ascii="黑体" w:eastAsia="黑体" w:hAnsi="黑体"/>
                      <w:sz w:val="32"/>
                      <w:szCs w:val="32"/>
                      <w:u w:val="single"/>
                    </w:rPr>
                  </w:pPr>
                  <w:r>
                    <w:rPr>
                      <w:rFonts w:ascii="黑体" w:eastAsia="黑体" w:hAnsi="黑体" w:hint="eastAsia"/>
                      <w:sz w:val="32"/>
                      <w:szCs w:val="32"/>
                      <w:u w:val="single"/>
                    </w:rPr>
                    <w:t xml:space="preserve"> 201</w:t>
                  </w:r>
                  <w:r w:rsidR="00540314">
                    <w:rPr>
                      <w:rFonts w:ascii="黑体" w:eastAsia="黑体" w:hAnsi="黑体"/>
                      <w:sz w:val="32"/>
                      <w:szCs w:val="32"/>
                      <w:u w:val="single"/>
                    </w:rPr>
                    <w:t>8</w:t>
                  </w:r>
                  <w:r>
                    <w:rPr>
                      <w:rFonts w:ascii="黑体" w:eastAsia="黑体" w:hAnsi="黑体" w:hint="eastAsia"/>
                      <w:sz w:val="32"/>
                      <w:szCs w:val="32"/>
                      <w:u w:val="single"/>
                    </w:rPr>
                    <w:t xml:space="preserve">级计算机科学与技术   </w:t>
                  </w:r>
                </w:p>
              </w:tc>
            </w:tr>
            <w:tr w:rsidR="00F012CA" w14:paraId="445498E3" w14:textId="77777777">
              <w:trPr>
                <w:jc w:val="center"/>
              </w:trPr>
              <w:tc>
                <w:tcPr>
                  <w:tcW w:w="2027" w:type="dxa"/>
                </w:tcPr>
                <w:p w14:paraId="293E39C9" w14:textId="77777777" w:rsidR="00F012CA" w:rsidRDefault="002E62EA">
                  <w:pPr>
                    <w:jc w:val="distribute"/>
                    <w:rPr>
                      <w:rFonts w:ascii="黑体" w:eastAsia="黑体"/>
                      <w:sz w:val="44"/>
                      <w:szCs w:val="44"/>
                    </w:rPr>
                  </w:pPr>
                  <w:r>
                    <w:rPr>
                      <w:rFonts w:ascii="黑体" w:eastAsia="黑体" w:hint="eastAsia"/>
                      <w:sz w:val="44"/>
                      <w:szCs w:val="44"/>
                    </w:rPr>
                    <w:t>姓名</w:t>
                  </w:r>
                </w:p>
              </w:tc>
              <w:tc>
                <w:tcPr>
                  <w:tcW w:w="360" w:type="dxa"/>
                </w:tcPr>
                <w:p w14:paraId="533BA6D0" w14:textId="77777777" w:rsidR="00F012CA" w:rsidRDefault="002E62EA">
                  <w:pPr>
                    <w:jc w:val="distribute"/>
                    <w:rPr>
                      <w:rFonts w:eastAsia="隶书"/>
                      <w:sz w:val="48"/>
                    </w:rPr>
                  </w:pPr>
                  <w:r>
                    <w:rPr>
                      <w:rFonts w:eastAsia="隶书" w:hint="eastAsia"/>
                      <w:sz w:val="48"/>
                    </w:rPr>
                    <w:t>:</w:t>
                  </w:r>
                </w:p>
              </w:tc>
              <w:tc>
                <w:tcPr>
                  <w:tcW w:w="5160" w:type="dxa"/>
                </w:tcPr>
                <w:p w14:paraId="327B6EC0" w14:textId="4FC4F7CE" w:rsidR="00F012CA" w:rsidRDefault="002E62EA">
                  <w:pPr>
                    <w:rPr>
                      <w:rFonts w:ascii="黑体" w:eastAsia="黑体" w:hAnsi="黑体"/>
                      <w:color w:val="000000"/>
                      <w:sz w:val="32"/>
                      <w:szCs w:val="32"/>
                      <w:u w:val="single"/>
                    </w:rPr>
                  </w:pPr>
                  <w:r>
                    <w:rPr>
                      <w:rFonts w:ascii="黑体" w:eastAsia="黑体" w:hAnsi="黑体" w:hint="eastAsia"/>
                      <w:sz w:val="32"/>
                      <w:szCs w:val="32"/>
                      <w:u w:val="single"/>
                    </w:rPr>
                    <w:t xml:space="preserve">   </w:t>
                  </w:r>
                  <w:r>
                    <w:rPr>
                      <w:rFonts w:ascii="黑体" w:eastAsia="黑体" w:hAnsi="黑体" w:hint="eastAsia"/>
                      <w:color w:val="000000"/>
                      <w:sz w:val="32"/>
                      <w:szCs w:val="32"/>
                      <w:u w:val="single"/>
                    </w:rPr>
                    <w:t xml:space="preserve">    </w:t>
                  </w:r>
                  <w:r>
                    <w:rPr>
                      <w:rFonts w:ascii="黑体" w:eastAsia="黑体" w:hAnsi="黑体"/>
                      <w:color w:val="000000"/>
                      <w:sz w:val="32"/>
                      <w:szCs w:val="32"/>
                      <w:u w:val="single"/>
                    </w:rPr>
                    <w:t xml:space="preserve">  </w:t>
                  </w:r>
                  <w:r>
                    <w:rPr>
                      <w:rFonts w:ascii="黑体" w:eastAsia="黑体" w:hAnsi="黑体" w:hint="eastAsia"/>
                      <w:color w:val="000000"/>
                      <w:sz w:val="32"/>
                      <w:szCs w:val="32"/>
                      <w:u w:val="single"/>
                    </w:rPr>
                    <w:t xml:space="preserve">  </w:t>
                  </w:r>
                  <w:r w:rsidR="00540314">
                    <w:rPr>
                      <w:rFonts w:ascii="黑体" w:eastAsia="黑体" w:hAnsi="黑体" w:hint="eastAsia"/>
                      <w:color w:val="000000"/>
                      <w:sz w:val="32"/>
                      <w:szCs w:val="32"/>
                      <w:u w:val="single"/>
                    </w:rPr>
                    <w:t>王荣</w:t>
                  </w:r>
                  <w:r>
                    <w:rPr>
                      <w:rFonts w:ascii="黑体" w:eastAsia="黑体" w:hAnsi="黑体" w:hint="eastAsia"/>
                      <w:color w:val="000000"/>
                      <w:sz w:val="32"/>
                      <w:szCs w:val="32"/>
                      <w:u w:val="single"/>
                    </w:rPr>
                    <w:t xml:space="preserve"> </w:t>
                  </w:r>
                  <w:r>
                    <w:rPr>
                      <w:rFonts w:ascii="黑体" w:eastAsia="黑体" w:hAnsi="黑体"/>
                      <w:color w:val="000000"/>
                      <w:sz w:val="32"/>
                      <w:szCs w:val="32"/>
                      <w:u w:val="single"/>
                    </w:rPr>
                    <w:t xml:space="preserve">       </w:t>
                  </w:r>
                  <w:r>
                    <w:rPr>
                      <w:rFonts w:ascii="黑体" w:eastAsia="黑体" w:hAnsi="黑体" w:hint="eastAsia"/>
                      <w:color w:val="000000"/>
                      <w:sz w:val="32"/>
                      <w:szCs w:val="32"/>
                      <w:u w:val="single"/>
                    </w:rPr>
                    <w:t xml:space="preserve">  </w:t>
                  </w:r>
                  <w:r>
                    <w:rPr>
                      <w:rFonts w:ascii="黑体" w:eastAsia="黑体" w:hAnsi="黑体"/>
                      <w:color w:val="000000"/>
                      <w:sz w:val="32"/>
                      <w:szCs w:val="32"/>
                      <w:u w:val="single"/>
                    </w:rPr>
                    <w:t xml:space="preserve"> </w:t>
                  </w:r>
                </w:p>
              </w:tc>
            </w:tr>
            <w:tr w:rsidR="00F012CA" w14:paraId="3B9A1428" w14:textId="77777777">
              <w:trPr>
                <w:jc w:val="center"/>
              </w:trPr>
              <w:tc>
                <w:tcPr>
                  <w:tcW w:w="2027" w:type="dxa"/>
                </w:tcPr>
                <w:p w14:paraId="7C7A0DD5" w14:textId="77777777" w:rsidR="00F012CA" w:rsidRDefault="002E62EA">
                  <w:pPr>
                    <w:jc w:val="distribute"/>
                    <w:rPr>
                      <w:rFonts w:ascii="黑体" w:eastAsia="黑体"/>
                      <w:sz w:val="44"/>
                      <w:szCs w:val="44"/>
                    </w:rPr>
                  </w:pPr>
                  <w:r>
                    <w:rPr>
                      <w:rFonts w:ascii="黑体" w:eastAsia="黑体" w:hint="eastAsia"/>
                      <w:sz w:val="44"/>
                      <w:szCs w:val="44"/>
                    </w:rPr>
                    <w:t>学号</w:t>
                  </w:r>
                </w:p>
              </w:tc>
              <w:tc>
                <w:tcPr>
                  <w:tcW w:w="360" w:type="dxa"/>
                </w:tcPr>
                <w:p w14:paraId="7171AE9E" w14:textId="77777777" w:rsidR="00F012CA" w:rsidRDefault="002E62EA">
                  <w:pPr>
                    <w:jc w:val="distribute"/>
                    <w:rPr>
                      <w:rFonts w:eastAsia="隶书"/>
                      <w:sz w:val="48"/>
                    </w:rPr>
                  </w:pPr>
                  <w:r>
                    <w:rPr>
                      <w:rFonts w:eastAsia="隶书" w:hint="eastAsia"/>
                      <w:sz w:val="48"/>
                    </w:rPr>
                    <w:t>:</w:t>
                  </w:r>
                </w:p>
              </w:tc>
              <w:tc>
                <w:tcPr>
                  <w:tcW w:w="5160" w:type="dxa"/>
                </w:tcPr>
                <w:p w14:paraId="3144E88C" w14:textId="658E78DF" w:rsidR="00F012CA" w:rsidRDefault="002E62EA">
                  <w:pPr>
                    <w:rPr>
                      <w:rFonts w:ascii="黑体" w:eastAsia="黑体" w:hAnsi="黑体"/>
                      <w:sz w:val="32"/>
                      <w:szCs w:val="32"/>
                      <w:u w:val="single"/>
                    </w:rPr>
                  </w:pPr>
                  <w:r>
                    <w:rPr>
                      <w:rFonts w:ascii="黑体" w:eastAsia="黑体" w:hAnsi="黑体"/>
                      <w:sz w:val="32"/>
                      <w:szCs w:val="32"/>
                      <w:u w:val="single"/>
                    </w:rPr>
                    <w:t xml:space="preserve">    </w:t>
                  </w:r>
                  <w:r>
                    <w:rPr>
                      <w:rFonts w:ascii="黑体" w:eastAsia="黑体" w:hAnsi="黑体" w:hint="eastAsia"/>
                      <w:sz w:val="32"/>
                      <w:szCs w:val="32"/>
                      <w:u w:val="single"/>
                    </w:rPr>
                    <w:t xml:space="preserve">   312</w:t>
                  </w:r>
                  <w:r w:rsidR="00540314">
                    <w:rPr>
                      <w:rFonts w:ascii="黑体" w:eastAsia="黑体" w:hAnsi="黑体"/>
                      <w:sz w:val="32"/>
                      <w:szCs w:val="32"/>
                      <w:u w:val="single"/>
                    </w:rPr>
                    <w:t>0180901114</w:t>
                  </w:r>
                  <w:r>
                    <w:rPr>
                      <w:rFonts w:ascii="黑体" w:eastAsia="黑体" w:hAnsi="黑体"/>
                      <w:sz w:val="32"/>
                      <w:szCs w:val="32"/>
                      <w:u w:val="single"/>
                    </w:rPr>
                    <w:t xml:space="preserve"> </w:t>
                  </w:r>
                  <w:r>
                    <w:rPr>
                      <w:rFonts w:ascii="黑体" w:eastAsia="黑体" w:hAnsi="黑体" w:hint="eastAsia"/>
                      <w:sz w:val="32"/>
                      <w:szCs w:val="32"/>
                      <w:u w:val="single"/>
                    </w:rPr>
                    <w:t xml:space="preserve"> </w:t>
                  </w:r>
                  <w:r>
                    <w:rPr>
                      <w:rFonts w:ascii="黑体" w:eastAsia="黑体" w:hAnsi="黑体"/>
                      <w:sz w:val="32"/>
                      <w:szCs w:val="32"/>
                      <w:u w:val="single"/>
                    </w:rPr>
                    <w:t xml:space="preserve">  </w:t>
                  </w:r>
                  <w:r>
                    <w:rPr>
                      <w:rFonts w:ascii="黑体" w:eastAsia="黑体" w:hAnsi="黑体" w:hint="eastAsia"/>
                      <w:sz w:val="32"/>
                      <w:szCs w:val="32"/>
                      <w:u w:val="single"/>
                    </w:rPr>
                    <w:t xml:space="preserve">  </w:t>
                  </w:r>
                </w:p>
              </w:tc>
            </w:tr>
            <w:tr w:rsidR="00F012CA" w14:paraId="0EF1D9C6" w14:textId="77777777">
              <w:trPr>
                <w:jc w:val="center"/>
              </w:trPr>
              <w:tc>
                <w:tcPr>
                  <w:tcW w:w="2027" w:type="dxa"/>
                </w:tcPr>
                <w:p w14:paraId="21041F72" w14:textId="77777777" w:rsidR="00F012CA" w:rsidRDefault="002E62EA">
                  <w:pPr>
                    <w:jc w:val="distribute"/>
                    <w:rPr>
                      <w:rFonts w:ascii="黑体" w:eastAsia="黑体"/>
                      <w:sz w:val="44"/>
                      <w:szCs w:val="44"/>
                    </w:rPr>
                  </w:pPr>
                  <w:r>
                    <w:rPr>
                      <w:rFonts w:ascii="黑体" w:eastAsia="黑体" w:hint="eastAsia"/>
                      <w:sz w:val="44"/>
                      <w:szCs w:val="44"/>
                    </w:rPr>
                    <w:t>指导教师</w:t>
                  </w:r>
                </w:p>
              </w:tc>
              <w:tc>
                <w:tcPr>
                  <w:tcW w:w="360" w:type="dxa"/>
                </w:tcPr>
                <w:p w14:paraId="363714E2" w14:textId="77777777" w:rsidR="00F012CA" w:rsidRDefault="002E62EA">
                  <w:pPr>
                    <w:jc w:val="distribute"/>
                    <w:rPr>
                      <w:rFonts w:eastAsia="隶书"/>
                      <w:sz w:val="48"/>
                    </w:rPr>
                  </w:pPr>
                  <w:r>
                    <w:rPr>
                      <w:rFonts w:eastAsia="隶书" w:hint="eastAsia"/>
                      <w:sz w:val="48"/>
                    </w:rPr>
                    <w:t>:</w:t>
                  </w:r>
                </w:p>
              </w:tc>
              <w:tc>
                <w:tcPr>
                  <w:tcW w:w="5160" w:type="dxa"/>
                </w:tcPr>
                <w:p w14:paraId="7A28EBFA" w14:textId="77777777" w:rsidR="00F012CA" w:rsidRDefault="002E62EA">
                  <w:pPr>
                    <w:rPr>
                      <w:rFonts w:ascii="黑体" w:eastAsia="黑体" w:hAnsi="黑体"/>
                      <w:color w:val="000000"/>
                      <w:sz w:val="32"/>
                      <w:szCs w:val="32"/>
                      <w:u w:val="single"/>
                    </w:rPr>
                  </w:pPr>
                  <w:r>
                    <w:rPr>
                      <w:rFonts w:ascii="黑体" w:eastAsia="黑体" w:hAnsi="黑体" w:hint="eastAsia"/>
                      <w:sz w:val="32"/>
                      <w:szCs w:val="32"/>
                      <w:u w:val="single"/>
                    </w:rPr>
                    <w:t xml:space="preserve">   </w:t>
                  </w:r>
                  <w:r>
                    <w:rPr>
                      <w:rFonts w:ascii="黑体" w:eastAsia="黑体" w:hAnsi="黑体" w:hint="eastAsia"/>
                      <w:color w:val="000000"/>
                      <w:sz w:val="32"/>
                      <w:szCs w:val="32"/>
                      <w:u w:val="single"/>
                    </w:rPr>
                    <w:t xml:space="preserve">  </w:t>
                  </w:r>
                  <w:r>
                    <w:rPr>
                      <w:rFonts w:ascii="黑体" w:eastAsia="黑体" w:hAnsi="黑体"/>
                      <w:color w:val="000000"/>
                      <w:sz w:val="32"/>
                      <w:szCs w:val="32"/>
                      <w:u w:val="single"/>
                    </w:rPr>
                    <w:t xml:space="preserve">   </w:t>
                  </w:r>
                  <w:r>
                    <w:rPr>
                      <w:rFonts w:ascii="黑体" w:eastAsia="黑体" w:hAnsi="黑体" w:hint="eastAsia"/>
                      <w:color w:val="000000"/>
                      <w:sz w:val="32"/>
                      <w:szCs w:val="32"/>
                      <w:u w:val="single"/>
                    </w:rPr>
                    <w:t xml:space="preserve">  魏冬梅  </w:t>
                  </w:r>
                  <w:r>
                    <w:rPr>
                      <w:rFonts w:ascii="黑体" w:eastAsia="黑体" w:hAnsi="黑体"/>
                      <w:color w:val="000000"/>
                      <w:sz w:val="32"/>
                      <w:szCs w:val="32"/>
                      <w:u w:val="single"/>
                    </w:rPr>
                    <w:t xml:space="preserve">     </w:t>
                  </w:r>
                  <w:r>
                    <w:rPr>
                      <w:rFonts w:ascii="黑体" w:eastAsia="黑体" w:hAnsi="黑体" w:hint="eastAsia"/>
                      <w:color w:val="000000"/>
                      <w:sz w:val="32"/>
                      <w:szCs w:val="32"/>
                      <w:u w:val="single"/>
                    </w:rPr>
                    <w:t xml:space="preserve">   </w:t>
                  </w:r>
                </w:p>
              </w:tc>
            </w:tr>
            <w:tr w:rsidR="00F012CA" w14:paraId="4356D453" w14:textId="77777777">
              <w:trPr>
                <w:jc w:val="center"/>
              </w:trPr>
              <w:tc>
                <w:tcPr>
                  <w:tcW w:w="2027" w:type="dxa"/>
                </w:tcPr>
                <w:p w14:paraId="6F3C2F75" w14:textId="77777777" w:rsidR="00F012CA" w:rsidRDefault="002E62EA">
                  <w:pPr>
                    <w:jc w:val="distribute"/>
                    <w:rPr>
                      <w:rFonts w:ascii="黑体" w:eastAsia="黑体"/>
                      <w:sz w:val="44"/>
                      <w:szCs w:val="44"/>
                    </w:rPr>
                  </w:pPr>
                  <w:r>
                    <w:rPr>
                      <w:rFonts w:ascii="黑体" w:eastAsia="黑体" w:hint="eastAsia"/>
                      <w:sz w:val="44"/>
                      <w:szCs w:val="44"/>
                    </w:rPr>
                    <w:t>完成时间</w:t>
                  </w:r>
                </w:p>
              </w:tc>
              <w:tc>
                <w:tcPr>
                  <w:tcW w:w="360" w:type="dxa"/>
                </w:tcPr>
                <w:p w14:paraId="72F593FC" w14:textId="77777777" w:rsidR="00F012CA" w:rsidRDefault="002E62EA">
                  <w:pPr>
                    <w:jc w:val="distribute"/>
                    <w:rPr>
                      <w:rFonts w:eastAsia="隶书"/>
                      <w:sz w:val="48"/>
                    </w:rPr>
                  </w:pPr>
                  <w:r>
                    <w:rPr>
                      <w:rFonts w:eastAsia="隶书" w:hint="eastAsia"/>
                      <w:sz w:val="48"/>
                    </w:rPr>
                    <w:t>:</w:t>
                  </w:r>
                </w:p>
              </w:tc>
              <w:tc>
                <w:tcPr>
                  <w:tcW w:w="5160" w:type="dxa"/>
                </w:tcPr>
                <w:p w14:paraId="523B2DBF" w14:textId="77777777" w:rsidR="00F012CA" w:rsidRDefault="002E62EA">
                  <w:pPr>
                    <w:rPr>
                      <w:rFonts w:ascii="黑体" w:eastAsia="黑体" w:hAnsi="黑体"/>
                      <w:sz w:val="32"/>
                      <w:szCs w:val="32"/>
                      <w:u w:val="single"/>
                    </w:rPr>
                  </w:pPr>
                  <w:r>
                    <w:rPr>
                      <w:rFonts w:ascii="黑体" w:eastAsia="黑体" w:hAnsi="黑体" w:hint="eastAsia"/>
                      <w:color w:val="000000"/>
                      <w:sz w:val="32"/>
                      <w:szCs w:val="32"/>
                      <w:u w:val="single"/>
                    </w:rPr>
                    <w:t xml:space="preserve">    2020</w:t>
                  </w:r>
                  <w:r>
                    <w:rPr>
                      <w:rFonts w:ascii="黑体" w:eastAsia="黑体" w:hAnsi="黑体" w:hint="eastAsia"/>
                      <w:sz w:val="32"/>
                      <w:szCs w:val="32"/>
                      <w:u w:val="single"/>
                    </w:rPr>
                    <w:t xml:space="preserve">年05月24日    </w:t>
                  </w:r>
                  <w:r>
                    <w:rPr>
                      <w:rFonts w:ascii="黑体" w:eastAsia="黑体" w:hAnsi="黑体"/>
                      <w:sz w:val="32"/>
                      <w:szCs w:val="32"/>
                      <w:u w:val="single"/>
                    </w:rPr>
                    <w:t xml:space="preserve">  </w:t>
                  </w:r>
                </w:p>
              </w:tc>
            </w:tr>
          </w:tbl>
          <w:p w14:paraId="751C491E" w14:textId="77777777" w:rsidR="00F012CA" w:rsidRDefault="00F012CA">
            <w:pPr>
              <w:pStyle w:val="12"/>
              <w:jc w:val="both"/>
              <w:rPr>
                <w:rFonts w:ascii="Cambria" w:hAnsi="Cambria"/>
                <w:caps/>
              </w:rPr>
            </w:pPr>
          </w:p>
        </w:tc>
      </w:tr>
    </w:tbl>
    <w:p w14:paraId="55436C7C" w14:textId="77777777" w:rsidR="00F012CA" w:rsidRDefault="002E62EA">
      <w:pPr>
        <w:pStyle w:val="1"/>
        <w:spacing w:line="579" w:lineRule="auto"/>
        <w:ind w:left="432"/>
        <w:jc w:val="center"/>
      </w:pPr>
      <w:bookmarkStart w:id="0" w:name="_Toc14599"/>
      <w:bookmarkStart w:id="1" w:name="_Toc292796979"/>
      <w:r>
        <w:rPr>
          <w:rFonts w:hint="eastAsia"/>
        </w:rPr>
        <w:lastRenderedPageBreak/>
        <w:t>摘要</w:t>
      </w:r>
      <w:bookmarkEnd w:id="0"/>
      <w:bookmarkEnd w:id="1"/>
    </w:p>
    <w:p w14:paraId="16315CFE" w14:textId="77777777" w:rsidR="00A95C58" w:rsidRPr="00E600FB" w:rsidRDefault="00A95C58" w:rsidP="00A95C58">
      <w:pPr>
        <w:spacing w:line="360" w:lineRule="auto"/>
        <w:ind w:firstLineChars="200" w:firstLine="480"/>
        <w:rPr>
          <w:szCs w:val="20"/>
        </w:rPr>
      </w:pPr>
      <w:r w:rsidRPr="00E600FB">
        <w:rPr>
          <w:rFonts w:hint="eastAsia"/>
          <w:szCs w:val="20"/>
        </w:rPr>
        <w:t xml:space="preserve">随着移动互联网的高速发展以及移动智能设备的普及，为移动学习等新的学习理念提供了技术以及社会基础。互联网中充斥着多元化的信息，使得学习者可以随时随地的获取学习资源，人们也逐渐开始接受新的学习模式。 </w:t>
      </w:r>
    </w:p>
    <w:p w14:paraId="7EC92E52" w14:textId="77777777" w:rsidR="00A95C58" w:rsidRPr="00E600FB" w:rsidRDefault="00A95C58" w:rsidP="00A95C58">
      <w:pPr>
        <w:spacing w:line="360" w:lineRule="auto"/>
        <w:ind w:firstLineChars="200" w:firstLine="480"/>
        <w:rPr>
          <w:szCs w:val="20"/>
        </w:rPr>
      </w:pPr>
      <w:r w:rsidRPr="00E600FB">
        <w:rPr>
          <w:szCs w:val="20"/>
        </w:rPr>
        <w:t>本文论述了古诗词鉴赏网站的设计与实现过程，提出了一种基于Web的古诗词鉴赏网站。进入该网站的用户无需注册，用户可以浏览诗词、欣赏诗词。进入搜索网页利用</w:t>
      </w:r>
      <w:r w:rsidRPr="00E600FB">
        <w:rPr>
          <w:rFonts w:hint="eastAsia"/>
          <w:szCs w:val="20"/>
        </w:rPr>
        <w:t>关键词</w:t>
      </w:r>
      <w:r w:rsidRPr="00E600FB">
        <w:rPr>
          <w:szCs w:val="20"/>
        </w:rPr>
        <w:t>搜索本网站内的诗词内容，也可以进入</w:t>
      </w:r>
      <w:r w:rsidRPr="00E600FB">
        <w:rPr>
          <w:rFonts w:hint="eastAsia"/>
          <w:szCs w:val="20"/>
        </w:rPr>
        <w:t>登录页</w:t>
      </w:r>
      <w:r w:rsidRPr="00E600FB">
        <w:rPr>
          <w:szCs w:val="20"/>
        </w:rPr>
        <w:t>，</w:t>
      </w:r>
      <w:r w:rsidRPr="00E600FB">
        <w:rPr>
          <w:rFonts w:hint="eastAsia"/>
          <w:szCs w:val="20"/>
        </w:rPr>
        <w:t>登录后收藏喜欢的诗</w:t>
      </w:r>
      <w:r w:rsidRPr="00CF57A9">
        <w:rPr>
          <w:rFonts w:hint="eastAsia"/>
          <w:szCs w:val="20"/>
        </w:rPr>
        <w:t>人和诗歌</w:t>
      </w:r>
      <w:r w:rsidRPr="00CF57A9">
        <w:rPr>
          <w:szCs w:val="20"/>
        </w:rPr>
        <w:t>。本网站的设计采用</w:t>
      </w:r>
      <w:r w:rsidRPr="00CF57A9">
        <w:rPr>
          <w:rFonts w:hint="eastAsia"/>
          <w:szCs w:val="20"/>
        </w:rPr>
        <w:t>前后端分离模式</w:t>
      </w:r>
      <w:r w:rsidRPr="00CF57A9">
        <w:rPr>
          <w:szCs w:val="20"/>
        </w:rPr>
        <w:t>，</w:t>
      </w:r>
      <w:r w:rsidRPr="00CF57A9">
        <w:rPr>
          <w:rFonts w:hint="eastAsia"/>
          <w:szCs w:val="20"/>
        </w:rPr>
        <w:t>前端采用</w:t>
      </w:r>
      <w:proofErr w:type="spellStart"/>
      <w:r w:rsidRPr="00CF57A9">
        <w:rPr>
          <w:rFonts w:hint="eastAsia"/>
          <w:szCs w:val="20"/>
        </w:rPr>
        <w:t>vue</w:t>
      </w:r>
      <w:proofErr w:type="spellEnd"/>
      <w:r w:rsidRPr="00CF57A9">
        <w:rPr>
          <w:rFonts w:hint="eastAsia"/>
          <w:szCs w:val="20"/>
        </w:rPr>
        <w:t>框架，后端采用express框架，</w:t>
      </w:r>
      <w:r w:rsidRPr="00CF57A9">
        <w:rPr>
          <w:szCs w:val="20"/>
        </w:rPr>
        <w:t>适用于Internet发布。此网站分为前台界面和后台管理两部分，前台是友好的浏览界面，用户可以自己查找喜欢的诗词，并且对诗词进行</w:t>
      </w:r>
      <w:r w:rsidRPr="00CF57A9">
        <w:rPr>
          <w:rFonts w:hint="eastAsia"/>
          <w:szCs w:val="20"/>
        </w:rPr>
        <w:t>收藏</w:t>
      </w:r>
      <w:r w:rsidRPr="00CF57A9">
        <w:rPr>
          <w:szCs w:val="20"/>
        </w:rPr>
        <w:t>；后台管理是提供给管理员的，其中包括：古诗词的管理和诗人的管理。本网站适应现代社会的时间观念，花费低廉的传输成本在网络上收集信息。这样不仅节约了古诗词传播的成本，同时加快了信息的更新，更为广大喜爱古诗词的用户提供了一个交流的平台。该网站组建后经过反复的调试和修改，界面友好、操作简洁、使用方便、运行稳定。</w:t>
      </w:r>
    </w:p>
    <w:p w14:paraId="07030CE2" w14:textId="77777777" w:rsidR="00A95C58" w:rsidRPr="00E600FB" w:rsidRDefault="00A95C58" w:rsidP="00A95C58">
      <w:pPr>
        <w:spacing w:line="360" w:lineRule="auto"/>
        <w:ind w:firstLineChars="200" w:firstLine="480"/>
        <w:rPr>
          <w:szCs w:val="20"/>
        </w:rPr>
      </w:pPr>
      <w:r w:rsidRPr="00E600FB">
        <w:rPr>
          <w:rFonts w:hint="eastAsia"/>
          <w:szCs w:val="20"/>
        </w:rPr>
        <w:t xml:space="preserve">从理论方面，通过对移动学习，古诗词学习和移动学习平台的现状阐述，分析移动学习的优缺点，并且对相关概念进行界定，为后续研究和设计提供支撑。 </w:t>
      </w:r>
    </w:p>
    <w:p w14:paraId="1B11EEC7" w14:textId="77777777" w:rsidR="00A95C58" w:rsidRPr="00262BA2" w:rsidRDefault="00A95C58" w:rsidP="00A95C58">
      <w:pPr>
        <w:spacing w:line="360" w:lineRule="auto"/>
        <w:ind w:firstLineChars="200" w:firstLine="480"/>
        <w:rPr>
          <w:szCs w:val="20"/>
        </w:rPr>
      </w:pPr>
      <w:r w:rsidRPr="00E600FB">
        <w:rPr>
          <w:rFonts w:hint="eastAsia"/>
          <w:szCs w:val="20"/>
        </w:rPr>
        <w:t xml:space="preserve">从设计方面，分析并设计支持移动学习的初中古诗词教学软件的功能模块，对内容及数据库进行设计，搭建了网页的开发和服务器环境，并实现了相关功能。根据线上运行和数据进行分析评价，了解了整个软件开发中的不足，方便后续改进。 </w:t>
      </w:r>
    </w:p>
    <w:p w14:paraId="1A02165F" w14:textId="77777777" w:rsidR="00A95C58" w:rsidRPr="00E600FB" w:rsidRDefault="00A95C58" w:rsidP="00A95C58">
      <w:pPr>
        <w:spacing w:line="360" w:lineRule="auto"/>
        <w:ind w:firstLine="420"/>
        <w:rPr>
          <w:szCs w:val="20"/>
        </w:rPr>
      </w:pPr>
      <w:r>
        <w:rPr>
          <w:rFonts w:hint="eastAsia"/>
          <w:bCs/>
          <w:szCs w:val="20"/>
        </w:rPr>
        <w:t>【关键词】</w:t>
      </w:r>
      <w:r w:rsidRPr="00306A83">
        <w:rPr>
          <w:rFonts w:hint="eastAsia"/>
          <w:szCs w:val="20"/>
        </w:rPr>
        <w:t>诗词管理</w:t>
      </w:r>
      <w:r>
        <w:rPr>
          <w:rFonts w:hint="eastAsia"/>
          <w:szCs w:val="20"/>
        </w:rPr>
        <w:t>，</w:t>
      </w:r>
      <w:r w:rsidRPr="00306A83">
        <w:rPr>
          <w:rFonts w:hint="eastAsia"/>
          <w:szCs w:val="20"/>
        </w:rPr>
        <w:t>数据库，</w:t>
      </w:r>
      <w:proofErr w:type="spellStart"/>
      <w:r w:rsidRPr="00306A83">
        <w:rPr>
          <w:rFonts w:hint="eastAsia"/>
          <w:szCs w:val="20"/>
        </w:rPr>
        <w:t>vue</w:t>
      </w:r>
      <w:proofErr w:type="spellEnd"/>
      <w:r>
        <w:rPr>
          <w:rFonts w:hint="eastAsia"/>
          <w:szCs w:val="20"/>
        </w:rPr>
        <w:t>，</w:t>
      </w:r>
      <w:r w:rsidRPr="00306A83">
        <w:rPr>
          <w:rFonts w:hint="eastAsia"/>
          <w:szCs w:val="20"/>
        </w:rPr>
        <w:t>node</w:t>
      </w:r>
      <w:r>
        <w:rPr>
          <w:rFonts w:hint="eastAsia"/>
          <w:szCs w:val="20"/>
        </w:rPr>
        <w:t>，</w:t>
      </w:r>
      <w:proofErr w:type="spellStart"/>
      <w:r w:rsidRPr="00306A83">
        <w:rPr>
          <w:rFonts w:hint="eastAsia"/>
          <w:szCs w:val="20"/>
        </w:rPr>
        <w:t>javascript</w:t>
      </w:r>
      <w:proofErr w:type="spellEnd"/>
    </w:p>
    <w:p w14:paraId="17C50FE4" w14:textId="524E0562" w:rsidR="00F012CA" w:rsidRPr="00A95C58" w:rsidRDefault="00F012CA" w:rsidP="00A95C58">
      <w:pPr>
        <w:spacing w:line="360" w:lineRule="auto"/>
        <w:rPr>
          <w:szCs w:val="20"/>
        </w:rPr>
      </w:pPr>
    </w:p>
    <w:p w14:paraId="7DFF5C3D" w14:textId="77777777" w:rsidR="00F012CA" w:rsidRDefault="002E62EA">
      <w:pPr>
        <w:pStyle w:val="1"/>
        <w:spacing w:line="579" w:lineRule="auto"/>
        <w:ind w:left="432"/>
        <w:jc w:val="center"/>
        <w:rPr>
          <w:sz w:val="30"/>
          <w:szCs w:val="30"/>
        </w:rPr>
      </w:pPr>
      <w:r>
        <w:br w:type="page"/>
      </w:r>
      <w:bookmarkStart w:id="2" w:name="_Toc3311"/>
      <w:r>
        <w:rPr>
          <w:rFonts w:ascii="Calibri" w:hAnsi="Calibri" w:cs="Calibri"/>
        </w:rPr>
        <w:lastRenderedPageBreak/>
        <w:t>Abstract</w:t>
      </w:r>
      <w:bookmarkEnd w:id="2"/>
    </w:p>
    <w:p w14:paraId="7F648F2D" w14:textId="621F50EA" w:rsidR="00A95C58" w:rsidRPr="00E55729" w:rsidRDefault="00A95C58" w:rsidP="000103E5">
      <w:pPr>
        <w:spacing w:line="360" w:lineRule="auto"/>
        <w:ind w:firstLineChars="200" w:firstLine="480"/>
        <w:jc w:val="both"/>
        <w:rPr>
          <w:rFonts w:ascii="Calibri" w:hAnsi="Calibri" w:cs="Calibri"/>
          <w:kern w:val="2"/>
          <w:szCs w:val="20"/>
        </w:rPr>
      </w:pPr>
      <w:r w:rsidRPr="0066557C">
        <w:rPr>
          <w:rFonts w:asciiTheme="minorHAnsi" w:hAnsiTheme="minorHAnsi" w:cstheme="minorHAnsi"/>
          <w:szCs w:val="20"/>
        </w:rPr>
        <w:t>W</w:t>
      </w:r>
      <w:r w:rsidRPr="00E55729">
        <w:rPr>
          <w:rFonts w:ascii="Calibri" w:hAnsi="Calibri" w:cs="Calibri"/>
          <w:kern w:val="2"/>
          <w:szCs w:val="20"/>
        </w:rPr>
        <w:t>ith the rapid development of mobile Internet and the popularity of mobile</w:t>
      </w:r>
      <w:r w:rsidR="00E55729" w:rsidRPr="00E55729">
        <w:rPr>
          <w:rFonts w:ascii="Calibri" w:hAnsi="Calibri" w:cs="Calibri"/>
          <w:kern w:val="2"/>
          <w:szCs w:val="20"/>
        </w:rPr>
        <w:t xml:space="preserve"> </w:t>
      </w:r>
      <w:r w:rsidRPr="00E55729">
        <w:rPr>
          <w:rFonts w:ascii="Calibri" w:hAnsi="Calibri" w:cs="Calibri" w:hint="eastAsia"/>
          <w:kern w:val="2"/>
          <w:szCs w:val="20"/>
        </w:rPr>
        <w:t>i</w:t>
      </w:r>
      <w:r w:rsidRPr="00E55729">
        <w:rPr>
          <w:rFonts w:ascii="Calibri" w:hAnsi="Calibri" w:cs="Calibri"/>
          <w:kern w:val="2"/>
          <w:szCs w:val="20"/>
        </w:rPr>
        <w:t>ntelligent devices, mobile learning and other new learning concepts have provided a technical and social basis. The Internet</w:t>
      </w:r>
      <w:r w:rsidR="00871E90" w:rsidRPr="00E55729">
        <w:rPr>
          <w:rFonts w:ascii="Calibri" w:hAnsi="Calibri" w:cs="Calibri"/>
          <w:kern w:val="2"/>
          <w:szCs w:val="20"/>
        </w:rPr>
        <w:t xml:space="preserve"> </w:t>
      </w:r>
      <w:r w:rsidRPr="00E55729">
        <w:rPr>
          <w:rFonts w:ascii="Calibri" w:hAnsi="Calibri" w:cs="Calibri"/>
          <w:kern w:val="2"/>
          <w:szCs w:val="20"/>
        </w:rPr>
        <w:t>is full of diversified information, so that learners can access learning resources anytime and anywhere, and people gradually begin to accept the new learning mode.</w:t>
      </w:r>
    </w:p>
    <w:p w14:paraId="4FD5BE36" w14:textId="3E627B41" w:rsidR="00A95C58" w:rsidRPr="00E55729" w:rsidRDefault="00A95C58" w:rsidP="000103E5">
      <w:pPr>
        <w:spacing w:line="360" w:lineRule="auto"/>
        <w:ind w:firstLineChars="200" w:firstLine="480"/>
        <w:jc w:val="both"/>
        <w:rPr>
          <w:rFonts w:ascii="Calibri" w:hAnsi="Calibri" w:cs="Calibri"/>
          <w:kern w:val="2"/>
          <w:szCs w:val="20"/>
        </w:rPr>
      </w:pPr>
      <w:r w:rsidRPr="00E55729">
        <w:rPr>
          <w:rFonts w:ascii="Calibri" w:hAnsi="Calibri" w:cs="Calibri"/>
          <w:kern w:val="2"/>
          <w:szCs w:val="20"/>
        </w:rPr>
        <w:t xml:space="preserve">This paper discusses the design and implementation process of ancient poetry appreciation website and puts forward a kind of ancient poetry appreciation website based on Web. No registration is required to enter the site, which allows users to browse and enjoy poems. Enter the search page to search the poetry content in this website by keywords, you can also enter the login page, after logging in to collect favorite poets and poems. The design of this website adopts the front and </w:t>
      </w:r>
      <w:proofErr w:type="gramStart"/>
      <w:r w:rsidRPr="00E55729">
        <w:rPr>
          <w:rFonts w:ascii="Calibri" w:hAnsi="Calibri" w:cs="Calibri"/>
          <w:kern w:val="2"/>
          <w:szCs w:val="20"/>
        </w:rPr>
        <w:t>back end</w:t>
      </w:r>
      <w:proofErr w:type="gramEnd"/>
      <w:r w:rsidRPr="00E55729">
        <w:rPr>
          <w:rFonts w:ascii="Calibri" w:hAnsi="Calibri" w:cs="Calibri"/>
          <w:kern w:val="2"/>
          <w:szCs w:val="20"/>
        </w:rPr>
        <w:t xml:space="preserve"> separation mode, the front end adopts VUE framework, the back end adopts Express framework, which is suitable for Internet publishing. The website is divided into two parts: front desk interface and background management. The front desk is a friendly browsing interface. Users can find their favorite poems and collect them. Background management is provided to administrators, including ancient poetry management and poet management. This website ADAPTS the modern society time concept, spends the low transmission cost to collect the information on the network. This not only saves the cost of the dissemination of ancient poetry, but also speeds up the update of information, and provides a platform for communication for the vast number of users who love ancient poetry. After the establishment of the website through repeated debugging and modification, friendly interface, simple operation, easy to use, stable operation.</w:t>
      </w:r>
    </w:p>
    <w:p w14:paraId="55EF0A0A" w14:textId="77777777" w:rsidR="00A95C58" w:rsidRPr="00E55729" w:rsidRDefault="00A95C58" w:rsidP="000103E5">
      <w:pPr>
        <w:spacing w:line="360" w:lineRule="auto"/>
        <w:ind w:firstLineChars="200" w:firstLine="480"/>
        <w:jc w:val="both"/>
        <w:rPr>
          <w:rFonts w:ascii="Calibri" w:hAnsi="Calibri" w:cs="Calibri"/>
          <w:kern w:val="2"/>
          <w:szCs w:val="20"/>
        </w:rPr>
      </w:pPr>
      <w:r w:rsidRPr="00E55729">
        <w:rPr>
          <w:rFonts w:ascii="Calibri" w:hAnsi="Calibri" w:cs="Calibri"/>
          <w:kern w:val="2"/>
          <w:szCs w:val="20"/>
        </w:rPr>
        <w:lastRenderedPageBreak/>
        <w:t xml:space="preserve">In terms of theory, the advantages and disadvantages of mobile learning, ancient poetry </w:t>
      </w:r>
      <w:proofErr w:type="gramStart"/>
      <w:r w:rsidRPr="00E55729">
        <w:rPr>
          <w:rFonts w:ascii="Calibri" w:hAnsi="Calibri" w:cs="Calibri"/>
          <w:kern w:val="2"/>
          <w:szCs w:val="20"/>
        </w:rPr>
        <w:t>learning</w:t>
      </w:r>
      <w:proofErr w:type="gramEnd"/>
      <w:r w:rsidRPr="00E55729">
        <w:rPr>
          <w:rFonts w:ascii="Calibri" w:hAnsi="Calibri" w:cs="Calibri"/>
          <w:kern w:val="2"/>
          <w:szCs w:val="20"/>
        </w:rPr>
        <w:t xml:space="preserve"> and mobile learning platform are analyzed, and relevant concepts are defined to provide support for subsequent research and design.</w:t>
      </w:r>
    </w:p>
    <w:p w14:paraId="4E60F51A" w14:textId="77777777" w:rsidR="00A95C58" w:rsidRPr="00E55729" w:rsidRDefault="00A95C58" w:rsidP="000103E5">
      <w:pPr>
        <w:spacing w:line="360" w:lineRule="auto"/>
        <w:ind w:firstLineChars="200" w:firstLine="480"/>
        <w:jc w:val="both"/>
        <w:rPr>
          <w:rFonts w:ascii="Calibri" w:hAnsi="Calibri" w:cs="Calibri"/>
          <w:kern w:val="2"/>
          <w:szCs w:val="20"/>
        </w:rPr>
      </w:pPr>
      <w:r w:rsidRPr="00E55729">
        <w:rPr>
          <w:rFonts w:ascii="Calibri" w:hAnsi="Calibri" w:cs="Calibri"/>
          <w:kern w:val="2"/>
          <w:szCs w:val="20"/>
        </w:rPr>
        <w:t>From the aspect of design, analyze and design the function modules of the ancient poetry teaching software supporting mobile learning in junior middle school, design the content and database, set up the development and server environment of the web page, and realize the related functions. According to the online operation and data analysis and evaluation, understand the shortcomings of the whole software development, convenient for subsequent improvement.</w:t>
      </w:r>
    </w:p>
    <w:p w14:paraId="78A7CD9E" w14:textId="77777777" w:rsidR="00A95C58" w:rsidRPr="00E55729" w:rsidRDefault="00A95C58" w:rsidP="00A95C58">
      <w:pPr>
        <w:spacing w:line="360" w:lineRule="auto"/>
        <w:ind w:firstLineChars="200" w:firstLine="480"/>
        <w:rPr>
          <w:rFonts w:ascii="Calibri" w:hAnsi="Calibri" w:cs="Calibri"/>
          <w:kern w:val="2"/>
          <w:szCs w:val="20"/>
        </w:rPr>
      </w:pPr>
      <w:r w:rsidRPr="00E55729">
        <w:rPr>
          <w:rFonts w:ascii="Calibri" w:hAnsi="Calibri" w:cs="Calibri"/>
          <w:kern w:val="2"/>
          <w:szCs w:val="20"/>
        </w:rPr>
        <w:t>【</w:t>
      </w:r>
      <w:r w:rsidRPr="00E55729">
        <w:rPr>
          <w:rFonts w:ascii="Calibri" w:hAnsi="Calibri" w:cs="Calibri"/>
          <w:kern w:val="2"/>
          <w:szCs w:val="20"/>
        </w:rPr>
        <w:t>Key words</w:t>
      </w:r>
      <w:r w:rsidRPr="00E55729">
        <w:rPr>
          <w:rFonts w:ascii="Calibri" w:hAnsi="Calibri" w:cs="Calibri"/>
          <w:kern w:val="2"/>
          <w:szCs w:val="20"/>
        </w:rPr>
        <w:t>】</w:t>
      </w:r>
      <w:r w:rsidRPr="00E55729">
        <w:rPr>
          <w:rFonts w:ascii="Calibri" w:hAnsi="Calibri" w:cs="Calibri"/>
          <w:kern w:val="2"/>
          <w:szCs w:val="20"/>
        </w:rPr>
        <w:t xml:space="preserve"> Poetry management, Database, VUE, The node, </w:t>
      </w:r>
      <w:proofErr w:type="spellStart"/>
      <w:r w:rsidRPr="00E55729">
        <w:rPr>
          <w:rFonts w:ascii="Calibri" w:hAnsi="Calibri" w:cs="Calibri"/>
          <w:kern w:val="2"/>
          <w:szCs w:val="20"/>
        </w:rPr>
        <w:t>javascript</w:t>
      </w:r>
      <w:proofErr w:type="spellEnd"/>
    </w:p>
    <w:p w14:paraId="1FF6E541" w14:textId="77777777" w:rsidR="00F012CA" w:rsidRDefault="002E62EA">
      <w:pPr>
        <w:pStyle w:val="TOC1"/>
        <w:keepNext/>
        <w:keepLines/>
        <w:tabs>
          <w:tab w:val="right" w:leader="dot" w:pos="8296"/>
        </w:tabs>
        <w:spacing w:before="480" w:line="276" w:lineRule="auto"/>
        <w:jc w:val="center"/>
        <w:rPr>
          <w:b/>
          <w:sz w:val="28"/>
          <w:szCs w:val="28"/>
        </w:rPr>
      </w:pPr>
      <w:r>
        <w:rPr>
          <w:rFonts w:hint="eastAsia"/>
          <w:b/>
          <w:sz w:val="28"/>
          <w:szCs w:val="28"/>
        </w:rPr>
        <w:br w:type="page"/>
      </w:r>
      <w:r>
        <w:rPr>
          <w:rFonts w:hint="eastAsia"/>
          <w:b/>
          <w:sz w:val="28"/>
          <w:szCs w:val="28"/>
        </w:rPr>
        <w:lastRenderedPageBreak/>
        <w:t>目录</w:t>
      </w:r>
    </w:p>
    <w:p w14:paraId="5DC5AA8E" w14:textId="77777777" w:rsidR="00F012CA" w:rsidRDefault="002E62EA">
      <w:pPr>
        <w:pStyle w:val="TOC1"/>
        <w:keepNext/>
        <w:keepLines/>
        <w:tabs>
          <w:tab w:val="right" w:leader="dot" w:pos="8306"/>
        </w:tabs>
        <w:spacing w:line="360" w:lineRule="auto"/>
        <w:rPr>
          <w:rFonts w:ascii="Calibri" w:hAnsi="Calibri" w:cs="Calibri"/>
        </w:rPr>
      </w:pPr>
      <w:r>
        <w:rPr>
          <w:rFonts w:ascii="Calibri" w:hAnsi="Calibri" w:cs="Calibri" w:hint="eastAsia"/>
        </w:rPr>
        <w:fldChar w:fldCharType="begin"/>
      </w:r>
      <w:r>
        <w:rPr>
          <w:rFonts w:ascii="Calibri" w:hAnsi="Calibri" w:cs="Calibri" w:hint="eastAsia"/>
        </w:rPr>
        <w:instrText xml:space="preserve"> TOC \o "1-3" \h \z \u </w:instrText>
      </w:r>
      <w:r>
        <w:rPr>
          <w:rFonts w:ascii="Calibri" w:hAnsi="Calibri" w:cs="Calibri" w:hint="eastAsia"/>
        </w:rPr>
        <w:fldChar w:fldCharType="separate"/>
      </w:r>
      <w:hyperlink w:anchor="_Toc19827" w:history="1">
        <w:r>
          <w:rPr>
            <w:rFonts w:ascii="Calibri" w:hAnsi="Calibri" w:cs="Calibri" w:hint="eastAsia"/>
          </w:rPr>
          <w:t>1</w:t>
        </w:r>
        <w:r>
          <w:rPr>
            <w:rFonts w:ascii="Calibri" w:hAnsi="Calibri" w:cs="Calibri" w:hint="eastAsia"/>
          </w:rPr>
          <w:t>．绪论</w:t>
        </w:r>
        <w:r>
          <w:rPr>
            <w:rFonts w:ascii="Calibri" w:hAnsi="Calibri" w:cs="Calibri" w:hint="eastAsia"/>
          </w:rPr>
          <w:tab/>
        </w:r>
        <w:r>
          <w:rPr>
            <w:rFonts w:ascii="Calibri" w:hAnsi="Calibri" w:cs="Calibri" w:hint="eastAsia"/>
          </w:rPr>
          <w:fldChar w:fldCharType="begin"/>
        </w:r>
        <w:r>
          <w:rPr>
            <w:rFonts w:ascii="Calibri" w:hAnsi="Calibri" w:cs="Calibri" w:hint="eastAsia"/>
          </w:rPr>
          <w:instrText xml:space="preserve"> PAGEREF _Toc19827 </w:instrText>
        </w:r>
        <w:r>
          <w:rPr>
            <w:rFonts w:ascii="Calibri" w:hAnsi="Calibri" w:cs="Calibri" w:hint="eastAsia"/>
          </w:rPr>
          <w:fldChar w:fldCharType="separate"/>
        </w:r>
        <w:r>
          <w:rPr>
            <w:rFonts w:ascii="Calibri" w:hAnsi="Calibri" w:cs="Calibri" w:hint="eastAsia"/>
          </w:rPr>
          <w:t>1</w:t>
        </w:r>
        <w:r>
          <w:rPr>
            <w:rFonts w:ascii="Calibri" w:hAnsi="Calibri" w:cs="Calibri" w:hint="eastAsia"/>
          </w:rPr>
          <w:fldChar w:fldCharType="end"/>
        </w:r>
      </w:hyperlink>
    </w:p>
    <w:p w14:paraId="032CEF6B" w14:textId="77777777" w:rsidR="00F012CA" w:rsidRDefault="000B4BD2">
      <w:pPr>
        <w:pStyle w:val="TOC2"/>
        <w:keepNext/>
        <w:keepLines/>
        <w:tabs>
          <w:tab w:val="right" w:leader="dot" w:pos="8306"/>
        </w:tabs>
        <w:spacing w:line="360" w:lineRule="auto"/>
        <w:ind w:left="480"/>
        <w:rPr>
          <w:rFonts w:ascii="Calibri" w:hAnsi="Calibri" w:cs="Calibri"/>
        </w:rPr>
      </w:pPr>
      <w:hyperlink w:anchor="_Toc19556" w:history="1">
        <w:r w:rsidR="002E62EA">
          <w:rPr>
            <w:rFonts w:ascii="Calibri" w:hAnsi="Calibri" w:cs="Calibri" w:hint="eastAsia"/>
          </w:rPr>
          <w:t xml:space="preserve">1.1 </w:t>
        </w:r>
        <w:r w:rsidR="002E62EA">
          <w:rPr>
            <w:rFonts w:ascii="Calibri" w:hAnsi="Calibri" w:cs="Calibri" w:hint="eastAsia"/>
          </w:rPr>
          <w:t>研究背景</w:t>
        </w:r>
        <w:r w:rsidR="002E62EA">
          <w:rPr>
            <w:rFonts w:ascii="Calibri" w:hAnsi="Calibri" w:cs="Calibri" w:hint="eastAsia"/>
          </w:rPr>
          <w:tab/>
        </w:r>
        <w:r w:rsidR="002E62EA">
          <w:rPr>
            <w:rFonts w:ascii="Calibri" w:hAnsi="Calibri" w:cs="Calibri"/>
          </w:rPr>
          <w:fldChar w:fldCharType="begin"/>
        </w:r>
        <w:r w:rsidR="002E62EA">
          <w:rPr>
            <w:rFonts w:ascii="Calibri" w:hAnsi="Calibri" w:cs="Calibri"/>
          </w:rPr>
          <w:instrText xml:space="preserve"> PAGEREF _Toc19556 </w:instrText>
        </w:r>
        <w:r w:rsidR="002E62EA">
          <w:rPr>
            <w:rFonts w:ascii="Calibri" w:hAnsi="Calibri" w:cs="Calibri"/>
          </w:rPr>
          <w:fldChar w:fldCharType="separate"/>
        </w:r>
        <w:r w:rsidR="002E62EA">
          <w:rPr>
            <w:rFonts w:ascii="Calibri" w:hAnsi="Calibri" w:cs="Calibri"/>
          </w:rPr>
          <w:t>1</w:t>
        </w:r>
        <w:r w:rsidR="002E62EA">
          <w:rPr>
            <w:rFonts w:ascii="Calibri" w:hAnsi="Calibri" w:cs="Calibri"/>
          </w:rPr>
          <w:fldChar w:fldCharType="end"/>
        </w:r>
      </w:hyperlink>
    </w:p>
    <w:p w14:paraId="6DE98993" w14:textId="77777777" w:rsidR="00F012CA" w:rsidRDefault="000B4BD2">
      <w:pPr>
        <w:pStyle w:val="TOC2"/>
        <w:keepNext/>
        <w:keepLines/>
        <w:tabs>
          <w:tab w:val="right" w:leader="dot" w:pos="8306"/>
        </w:tabs>
        <w:spacing w:line="360" w:lineRule="auto"/>
        <w:ind w:left="480"/>
        <w:rPr>
          <w:rFonts w:ascii="Calibri" w:hAnsi="Calibri" w:cs="Calibri"/>
        </w:rPr>
      </w:pPr>
      <w:hyperlink w:anchor="_Toc28295" w:history="1">
        <w:r w:rsidR="002E62EA">
          <w:rPr>
            <w:rFonts w:ascii="Calibri" w:hAnsi="Calibri" w:cs="Calibri" w:hint="eastAsia"/>
          </w:rPr>
          <w:t xml:space="preserve">1.2 </w:t>
        </w:r>
        <w:r w:rsidR="002E62EA">
          <w:rPr>
            <w:rFonts w:ascii="Calibri" w:hAnsi="Calibri" w:cs="Calibri" w:hint="eastAsia"/>
          </w:rPr>
          <w:t>研究意义</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_Toc28295 </w:instrText>
        </w:r>
        <w:r w:rsidR="002E62EA">
          <w:rPr>
            <w:rFonts w:ascii="Calibri" w:hAnsi="Calibri" w:cs="Calibri" w:hint="eastAsia"/>
          </w:rPr>
          <w:fldChar w:fldCharType="separate"/>
        </w:r>
        <w:r w:rsidR="002E62EA">
          <w:rPr>
            <w:rFonts w:ascii="Calibri" w:hAnsi="Calibri" w:cs="Calibri" w:hint="eastAsia"/>
          </w:rPr>
          <w:t>1</w:t>
        </w:r>
        <w:r w:rsidR="002E62EA">
          <w:rPr>
            <w:rFonts w:ascii="Calibri" w:hAnsi="Calibri" w:cs="Calibri" w:hint="eastAsia"/>
          </w:rPr>
          <w:fldChar w:fldCharType="end"/>
        </w:r>
      </w:hyperlink>
    </w:p>
    <w:p w14:paraId="334FC4F7" w14:textId="77777777" w:rsidR="00F012CA" w:rsidRDefault="000B4BD2">
      <w:pPr>
        <w:pStyle w:val="TOC2"/>
        <w:keepNext/>
        <w:keepLines/>
        <w:tabs>
          <w:tab w:val="right" w:leader="dot" w:pos="8306"/>
        </w:tabs>
        <w:spacing w:line="360" w:lineRule="auto"/>
        <w:ind w:left="480"/>
        <w:rPr>
          <w:rFonts w:ascii="Calibri" w:hAnsi="Calibri" w:cs="Calibri"/>
        </w:rPr>
      </w:pPr>
      <w:hyperlink w:anchor="_Toc18918" w:history="1">
        <w:r w:rsidR="002E62EA">
          <w:rPr>
            <w:rFonts w:ascii="Calibri" w:hAnsi="Calibri" w:cs="Calibri" w:hint="eastAsia"/>
          </w:rPr>
          <w:t xml:space="preserve">1.3 </w:t>
        </w:r>
        <w:r w:rsidR="002E62EA">
          <w:rPr>
            <w:rFonts w:ascii="Calibri" w:hAnsi="Calibri" w:cs="Calibri" w:hint="eastAsia"/>
          </w:rPr>
          <w:t>研究内容</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_Toc18918 </w:instrText>
        </w:r>
        <w:r w:rsidR="002E62EA">
          <w:rPr>
            <w:rFonts w:ascii="Calibri" w:hAnsi="Calibri" w:cs="Calibri" w:hint="eastAsia"/>
          </w:rPr>
          <w:fldChar w:fldCharType="separate"/>
        </w:r>
        <w:r w:rsidR="002E62EA">
          <w:rPr>
            <w:rFonts w:ascii="Calibri" w:hAnsi="Calibri" w:cs="Calibri" w:hint="eastAsia"/>
          </w:rPr>
          <w:t>2</w:t>
        </w:r>
        <w:r w:rsidR="002E62EA">
          <w:rPr>
            <w:rFonts w:ascii="Calibri" w:hAnsi="Calibri" w:cs="Calibri" w:hint="eastAsia"/>
          </w:rPr>
          <w:fldChar w:fldCharType="end"/>
        </w:r>
      </w:hyperlink>
    </w:p>
    <w:p w14:paraId="16440C2D" w14:textId="77777777" w:rsidR="00F012CA" w:rsidRDefault="000B4BD2">
      <w:pPr>
        <w:pStyle w:val="TOC1"/>
        <w:keepNext/>
        <w:keepLines/>
        <w:tabs>
          <w:tab w:val="right" w:leader="dot" w:pos="8306"/>
        </w:tabs>
        <w:spacing w:line="360" w:lineRule="auto"/>
        <w:rPr>
          <w:rFonts w:ascii="Calibri" w:hAnsi="Calibri" w:cs="Calibri"/>
        </w:rPr>
      </w:pPr>
      <w:hyperlink w:anchor="_Toc22112" w:history="1">
        <w:r w:rsidR="002E62EA">
          <w:rPr>
            <w:rFonts w:ascii="Calibri" w:hAnsi="Calibri" w:cs="Calibri" w:hint="eastAsia"/>
          </w:rPr>
          <w:t xml:space="preserve">2. </w:t>
        </w:r>
        <w:r w:rsidR="002E62EA">
          <w:rPr>
            <w:rFonts w:ascii="Calibri" w:hAnsi="Calibri" w:cs="Calibri" w:hint="eastAsia"/>
          </w:rPr>
          <w:t>系统概述</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_Toc22112 </w:instrText>
        </w:r>
        <w:r w:rsidR="002E62EA">
          <w:rPr>
            <w:rFonts w:ascii="Calibri" w:hAnsi="Calibri" w:cs="Calibri" w:hint="eastAsia"/>
          </w:rPr>
          <w:fldChar w:fldCharType="separate"/>
        </w:r>
        <w:r w:rsidR="002E62EA">
          <w:rPr>
            <w:rFonts w:ascii="Calibri" w:hAnsi="Calibri" w:cs="Calibri" w:hint="eastAsia"/>
          </w:rPr>
          <w:t>3</w:t>
        </w:r>
        <w:r w:rsidR="002E62EA">
          <w:rPr>
            <w:rFonts w:ascii="Calibri" w:hAnsi="Calibri" w:cs="Calibri" w:hint="eastAsia"/>
          </w:rPr>
          <w:fldChar w:fldCharType="end"/>
        </w:r>
      </w:hyperlink>
    </w:p>
    <w:p w14:paraId="4B93E906" w14:textId="77777777" w:rsidR="00F012CA" w:rsidRDefault="000B4BD2">
      <w:pPr>
        <w:pStyle w:val="TOC2"/>
        <w:keepNext/>
        <w:keepLines/>
        <w:tabs>
          <w:tab w:val="right" w:leader="dot" w:pos="8306"/>
        </w:tabs>
        <w:spacing w:line="360" w:lineRule="auto"/>
        <w:ind w:left="480"/>
        <w:rPr>
          <w:rFonts w:ascii="Calibri" w:hAnsi="Calibri" w:cs="Calibri"/>
        </w:rPr>
      </w:pPr>
      <w:hyperlink w:anchor="_Toc26974" w:history="1">
        <w:r w:rsidR="002E62EA">
          <w:rPr>
            <w:rFonts w:ascii="Calibri" w:hAnsi="Calibri" w:cs="Calibri" w:hint="eastAsia"/>
          </w:rPr>
          <w:t xml:space="preserve">2.1 </w:t>
        </w:r>
        <w:r w:rsidR="002E62EA">
          <w:rPr>
            <w:rFonts w:ascii="Calibri" w:hAnsi="Calibri" w:cs="Calibri" w:hint="eastAsia"/>
          </w:rPr>
          <w:t>用户的特点</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_Toc26974 </w:instrText>
        </w:r>
        <w:r w:rsidR="002E62EA">
          <w:rPr>
            <w:rFonts w:ascii="Calibri" w:hAnsi="Calibri" w:cs="Calibri" w:hint="eastAsia"/>
          </w:rPr>
          <w:fldChar w:fldCharType="separate"/>
        </w:r>
        <w:r w:rsidR="002E62EA">
          <w:rPr>
            <w:rFonts w:ascii="Calibri" w:hAnsi="Calibri" w:cs="Calibri" w:hint="eastAsia"/>
          </w:rPr>
          <w:t>3</w:t>
        </w:r>
        <w:r w:rsidR="002E62EA">
          <w:rPr>
            <w:rFonts w:ascii="Calibri" w:hAnsi="Calibri" w:cs="Calibri" w:hint="eastAsia"/>
          </w:rPr>
          <w:fldChar w:fldCharType="end"/>
        </w:r>
      </w:hyperlink>
    </w:p>
    <w:p w14:paraId="045F5A62" w14:textId="77777777" w:rsidR="00F012CA" w:rsidRDefault="000B4BD2">
      <w:pPr>
        <w:pStyle w:val="TOC2"/>
        <w:keepNext/>
        <w:keepLines/>
        <w:tabs>
          <w:tab w:val="right" w:leader="dot" w:pos="8306"/>
        </w:tabs>
        <w:spacing w:line="360" w:lineRule="auto"/>
        <w:ind w:left="480"/>
        <w:rPr>
          <w:rFonts w:ascii="Calibri" w:hAnsi="Calibri" w:cs="Calibri"/>
        </w:rPr>
      </w:pPr>
      <w:hyperlink w:anchor="_Toc2710" w:history="1">
        <w:r w:rsidR="002E62EA">
          <w:rPr>
            <w:rFonts w:ascii="Calibri" w:hAnsi="Calibri" w:cs="Calibri" w:hint="eastAsia"/>
          </w:rPr>
          <w:t xml:space="preserve">2.2 </w:t>
        </w:r>
        <w:r w:rsidR="002E62EA">
          <w:rPr>
            <w:rFonts w:ascii="Calibri" w:hAnsi="Calibri" w:cs="Calibri" w:hint="eastAsia"/>
          </w:rPr>
          <w:t>系统基本信息</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_Toc2710 </w:instrText>
        </w:r>
        <w:r w:rsidR="002E62EA">
          <w:rPr>
            <w:rFonts w:ascii="Calibri" w:hAnsi="Calibri" w:cs="Calibri" w:hint="eastAsia"/>
          </w:rPr>
          <w:fldChar w:fldCharType="separate"/>
        </w:r>
        <w:r w:rsidR="002E62EA">
          <w:rPr>
            <w:rFonts w:ascii="Calibri" w:hAnsi="Calibri" w:cs="Calibri" w:hint="eastAsia"/>
          </w:rPr>
          <w:t>3</w:t>
        </w:r>
        <w:r w:rsidR="002E62EA">
          <w:rPr>
            <w:rFonts w:ascii="Calibri" w:hAnsi="Calibri" w:cs="Calibri" w:hint="eastAsia"/>
          </w:rPr>
          <w:fldChar w:fldCharType="end"/>
        </w:r>
      </w:hyperlink>
    </w:p>
    <w:p w14:paraId="591B14DA" w14:textId="77777777" w:rsidR="00F012CA" w:rsidRDefault="000B4BD2">
      <w:pPr>
        <w:pStyle w:val="TOC2"/>
        <w:keepNext/>
        <w:keepLines/>
        <w:tabs>
          <w:tab w:val="right" w:leader="dot" w:pos="8306"/>
        </w:tabs>
        <w:spacing w:line="360" w:lineRule="auto"/>
        <w:ind w:left="480"/>
        <w:rPr>
          <w:rFonts w:ascii="Calibri" w:hAnsi="Calibri" w:cs="Calibri"/>
        </w:rPr>
      </w:pPr>
      <w:hyperlink w:anchor="_Toc19975" w:history="1">
        <w:r w:rsidR="002E62EA">
          <w:rPr>
            <w:rFonts w:ascii="Calibri" w:hAnsi="Calibri" w:cs="Calibri" w:hint="eastAsia"/>
          </w:rPr>
          <w:t xml:space="preserve">2.3 </w:t>
        </w:r>
        <w:r w:rsidR="002E62EA">
          <w:rPr>
            <w:rFonts w:ascii="Calibri" w:hAnsi="Calibri" w:cs="Calibri" w:hint="eastAsia"/>
          </w:rPr>
          <w:t>系统开发工具</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_Toc19975 </w:instrText>
        </w:r>
        <w:r w:rsidR="002E62EA">
          <w:rPr>
            <w:rFonts w:ascii="Calibri" w:hAnsi="Calibri" w:cs="Calibri" w:hint="eastAsia"/>
          </w:rPr>
          <w:fldChar w:fldCharType="separate"/>
        </w:r>
        <w:r w:rsidR="002E62EA">
          <w:rPr>
            <w:rFonts w:ascii="Calibri" w:hAnsi="Calibri" w:cs="Calibri" w:hint="eastAsia"/>
          </w:rPr>
          <w:t>4</w:t>
        </w:r>
        <w:r w:rsidR="002E62EA">
          <w:rPr>
            <w:rFonts w:ascii="Calibri" w:hAnsi="Calibri" w:cs="Calibri" w:hint="eastAsia"/>
          </w:rPr>
          <w:fldChar w:fldCharType="end"/>
        </w:r>
      </w:hyperlink>
    </w:p>
    <w:p w14:paraId="7EFBD252" w14:textId="77777777" w:rsidR="00F012CA" w:rsidRDefault="000B4BD2">
      <w:pPr>
        <w:pStyle w:val="TOC2"/>
        <w:keepNext/>
        <w:keepLines/>
        <w:tabs>
          <w:tab w:val="right" w:leader="dot" w:pos="8306"/>
        </w:tabs>
        <w:spacing w:line="360" w:lineRule="auto"/>
        <w:ind w:left="480"/>
        <w:rPr>
          <w:rFonts w:ascii="Calibri" w:hAnsi="Calibri" w:cs="Calibri"/>
        </w:rPr>
      </w:pPr>
      <w:hyperlink w:anchor="_Toc11604" w:history="1">
        <w:r w:rsidR="002E62EA">
          <w:rPr>
            <w:rFonts w:ascii="Calibri" w:hAnsi="Calibri" w:cs="Calibri" w:hint="eastAsia"/>
          </w:rPr>
          <w:t xml:space="preserve">2.4 </w:t>
        </w:r>
        <w:r w:rsidR="002E62EA">
          <w:rPr>
            <w:rFonts w:ascii="Calibri" w:hAnsi="Calibri" w:cs="Calibri" w:hint="eastAsia"/>
          </w:rPr>
          <w:t>系统可行性分析</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_Toc11604 </w:instrText>
        </w:r>
        <w:r w:rsidR="002E62EA">
          <w:rPr>
            <w:rFonts w:ascii="Calibri" w:hAnsi="Calibri" w:cs="Calibri" w:hint="eastAsia"/>
          </w:rPr>
          <w:fldChar w:fldCharType="separate"/>
        </w:r>
        <w:r w:rsidR="002E62EA">
          <w:rPr>
            <w:rFonts w:ascii="Calibri" w:hAnsi="Calibri" w:cs="Calibri" w:hint="eastAsia"/>
          </w:rPr>
          <w:t>5</w:t>
        </w:r>
        <w:r w:rsidR="002E62EA">
          <w:rPr>
            <w:rFonts w:ascii="Calibri" w:hAnsi="Calibri" w:cs="Calibri" w:hint="eastAsia"/>
          </w:rPr>
          <w:fldChar w:fldCharType="end"/>
        </w:r>
      </w:hyperlink>
    </w:p>
    <w:p w14:paraId="1DC09FE8" w14:textId="77777777" w:rsidR="00F012CA" w:rsidRDefault="000B4BD2">
      <w:pPr>
        <w:pStyle w:val="TOC1"/>
        <w:keepNext/>
        <w:keepLines/>
        <w:tabs>
          <w:tab w:val="right" w:leader="dot" w:pos="8306"/>
        </w:tabs>
        <w:spacing w:line="360" w:lineRule="auto"/>
        <w:rPr>
          <w:rFonts w:ascii="Calibri" w:hAnsi="Calibri" w:cs="Calibri"/>
        </w:rPr>
      </w:pPr>
      <w:hyperlink w:anchor="_Toc30145" w:history="1">
        <w:r w:rsidR="002E62EA">
          <w:rPr>
            <w:rFonts w:ascii="Calibri" w:hAnsi="Calibri" w:cs="Calibri" w:hint="eastAsia"/>
          </w:rPr>
          <w:t>3</w:t>
        </w:r>
        <w:r w:rsidR="002E62EA">
          <w:rPr>
            <w:rFonts w:ascii="Calibri" w:hAnsi="Calibri" w:cs="Calibri" w:hint="eastAsia"/>
          </w:rPr>
          <w:t>．需求分析</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_Toc30145 </w:instrText>
        </w:r>
        <w:r w:rsidR="002E62EA">
          <w:rPr>
            <w:rFonts w:ascii="Calibri" w:hAnsi="Calibri" w:cs="Calibri" w:hint="eastAsia"/>
          </w:rPr>
          <w:fldChar w:fldCharType="separate"/>
        </w:r>
        <w:r w:rsidR="002E62EA">
          <w:rPr>
            <w:rFonts w:ascii="Calibri" w:hAnsi="Calibri" w:cs="Calibri" w:hint="eastAsia"/>
          </w:rPr>
          <w:t>6</w:t>
        </w:r>
        <w:r w:rsidR="002E62EA">
          <w:rPr>
            <w:rFonts w:ascii="Calibri" w:hAnsi="Calibri" w:cs="Calibri" w:hint="eastAsia"/>
          </w:rPr>
          <w:fldChar w:fldCharType="end"/>
        </w:r>
      </w:hyperlink>
    </w:p>
    <w:p w14:paraId="01C35489" w14:textId="77777777" w:rsidR="00F012CA" w:rsidRDefault="000B4BD2">
      <w:pPr>
        <w:pStyle w:val="TOC2"/>
        <w:keepNext/>
        <w:keepLines/>
        <w:tabs>
          <w:tab w:val="right" w:leader="dot" w:pos="8306"/>
        </w:tabs>
        <w:spacing w:line="360" w:lineRule="auto"/>
        <w:ind w:left="480"/>
        <w:rPr>
          <w:rFonts w:ascii="Calibri" w:hAnsi="Calibri" w:cs="Calibri"/>
        </w:rPr>
      </w:pPr>
      <w:hyperlink w:anchor="_Toc32751" w:history="1">
        <w:r w:rsidR="002E62EA">
          <w:rPr>
            <w:rFonts w:ascii="Calibri" w:hAnsi="Calibri" w:cs="Calibri" w:hint="eastAsia"/>
          </w:rPr>
          <w:t xml:space="preserve">3.1 </w:t>
        </w:r>
        <w:r w:rsidR="002E62EA">
          <w:rPr>
            <w:rFonts w:ascii="Calibri" w:hAnsi="Calibri" w:cs="Calibri" w:hint="eastAsia"/>
          </w:rPr>
          <w:t>系统功能需求</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_Toc32751 </w:instrText>
        </w:r>
        <w:r w:rsidR="002E62EA">
          <w:rPr>
            <w:rFonts w:ascii="Calibri" w:hAnsi="Calibri" w:cs="Calibri" w:hint="eastAsia"/>
          </w:rPr>
          <w:fldChar w:fldCharType="separate"/>
        </w:r>
        <w:r w:rsidR="002E62EA">
          <w:rPr>
            <w:rFonts w:ascii="Calibri" w:hAnsi="Calibri" w:cs="Calibri" w:hint="eastAsia"/>
          </w:rPr>
          <w:t>6</w:t>
        </w:r>
        <w:r w:rsidR="002E62EA">
          <w:rPr>
            <w:rFonts w:ascii="Calibri" w:hAnsi="Calibri" w:cs="Calibri" w:hint="eastAsia"/>
          </w:rPr>
          <w:fldChar w:fldCharType="end"/>
        </w:r>
      </w:hyperlink>
    </w:p>
    <w:p w14:paraId="3D8EC9A9" w14:textId="77777777" w:rsidR="00F012CA" w:rsidRDefault="000B4BD2">
      <w:pPr>
        <w:pStyle w:val="TOC2"/>
        <w:keepNext/>
        <w:keepLines/>
        <w:tabs>
          <w:tab w:val="right" w:leader="dot" w:pos="8306"/>
        </w:tabs>
        <w:spacing w:line="360" w:lineRule="auto"/>
        <w:ind w:left="480"/>
        <w:rPr>
          <w:rFonts w:ascii="Calibri" w:hAnsi="Calibri" w:cs="Calibri"/>
        </w:rPr>
      </w:pPr>
      <w:hyperlink w:anchor="_Toc13231" w:history="1">
        <w:r w:rsidR="002E62EA">
          <w:rPr>
            <w:rFonts w:ascii="Calibri" w:hAnsi="Calibri" w:cs="Calibri" w:hint="eastAsia"/>
          </w:rPr>
          <w:t xml:space="preserve">3.2 </w:t>
        </w:r>
        <w:r w:rsidR="002E62EA">
          <w:rPr>
            <w:rFonts w:ascii="Calibri" w:hAnsi="Calibri" w:cs="Calibri" w:hint="eastAsia"/>
          </w:rPr>
          <w:t>性能设计需求</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_Toc13231 </w:instrText>
        </w:r>
        <w:r w:rsidR="002E62EA">
          <w:rPr>
            <w:rFonts w:ascii="Calibri" w:hAnsi="Calibri" w:cs="Calibri" w:hint="eastAsia"/>
          </w:rPr>
          <w:fldChar w:fldCharType="separate"/>
        </w:r>
        <w:r w:rsidR="002E62EA">
          <w:rPr>
            <w:rFonts w:ascii="Calibri" w:hAnsi="Calibri" w:cs="Calibri" w:hint="eastAsia"/>
          </w:rPr>
          <w:t>6</w:t>
        </w:r>
        <w:r w:rsidR="002E62EA">
          <w:rPr>
            <w:rFonts w:ascii="Calibri" w:hAnsi="Calibri" w:cs="Calibri" w:hint="eastAsia"/>
          </w:rPr>
          <w:fldChar w:fldCharType="end"/>
        </w:r>
      </w:hyperlink>
    </w:p>
    <w:p w14:paraId="29DB3396" w14:textId="77777777" w:rsidR="00F012CA" w:rsidRDefault="000B4BD2">
      <w:pPr>
        <w:pStyle w:val="TOC2"/>
        <w:keepNext/>
        <w:keepLines/>
        <w:tabs>
          <w:tab w:val="right" w:leader="dot" w:pos="8306"/>
        </w:tabs>
        <w:spacing w:line="360" w:lineRule="auto"/>
        <w:ind w:left="480"/>
        <w:rPr>
          <w:rFonts w:ascii="Calibri" w:hAnsi="Calibri" w:cs="Calibri"/>
        </w:rPr>
      </w:pPr>
      <w:hyperlink w:anchor="_Toc27524" w:history="1">
        <w:r w:rsidR="002E62EA">
          <w:rPr>
            <w:rFonts w:ascii="Calibri" w:hAnsi="Calibri" w:cs="Calibri" w:hint="eastAsia"/>
          </w:rPr>
          <w:t xml:space="preserve">3.3 </w:t>
        </w:r>
        <w:r w:rsidR="002E62EA">
          <w:rPr>
            <w:rFonts w:ascii="Calibri" w:hAnsi="Calibri" w:cs="Calibri" w:hint="eastAsia"/>
          </w:rPr>
          <w:t>条件与限制</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_Toc27524 </w:instrText>
        </w:r>
        <w:r w:rsidR="002E62EA">
          <w:rPr>
            <w:rFonts w:ascii="Calibri" w:hAnsi="Calibri" w:cs="Calibri" w:hint="eastAsia"/>
          </w:rPr>
          <w:fldChar w:fldCharType="separate"/>
        </w:r>
        <w:r w:rsidR="002E62EA">
          <w:rPr>
            <w:rFonts w:ascii="Calibri" w:hAnsi="Calibri" w:cs="Calibri" w:hint="eastAsia"/>
          </w:rPr>
          <w:t>7</w:t>
        </w:r>
        <w:r w:rsidR="002E62EA">
          <w:rPr>
            <w:rFonts w:ascii="Calibri" w:hAnsi="Calibri" w:cs="Calibri" w:hint="eastAsia"/>
          </w:rPr>
          <w:fldChar w:fldCharType="end"/>
        </w:r>
      </w:hyperlink>
    </w:p>
    <w:p w14:paraId="5956CE25" w14:textId="77777777" w:rsidR="00F012CA" w:rsidRDefault="000B4BD2">
      <w:pPr>
        <w:pStyle w:val="TOC2"/>
        <w:keepNext/>
        <w:keepLines/>
        <w:tabs>
          <w:tab w:val="right" w:leader="dot" w:pos="8306"/>
        </w:tabs>
        <w:spacing w:line="360" w:lineRule="auto"/>
        <w:ind w:left="480"/>
        <w:rPr>
          <w:rFonts w:ascii="Calibri" w:hAnsi="Calibri" w:cs="Calibri"/>
        </w:rPr>
      </w:pPr>
      <w:hyperlink w:anchor="_Toc11516" w:history="1">
        <w:r w:rsidR="002E62EA">
          <w:rPr>
            <w:rFonts w:ascii="Calibri" w:hAnsi="Calibri" w:cs="Calibri" w:hint="eastAsia"/>
          </w:rPr>
          <w:t xml:space="preserve">3.4 </w:t>
        </w:r>
        <w:r w:rsidR="002E62EA">
          <w:rPr>
            <w:rFonts w:ascii="Calibri" w:hAnsi="Calibri" w:cs="Calibri" w:hint="eastAsia"/>
          </w:rPr>
          <w:t>系统用例图</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_Toc11516 </w:instrText>
        </w:r>
        <w:r w:rsidR="002E62EA">
          <w:rPr>
            <w:rFonts w:ascii="Calibri" w:hAnsi="Calibri" w:cs="Calibri" w:hint="eastAsia"/>
          </w:rPr>
          <w:fldChar w:fldCharType="separate"/>
        </w:r>
        <w:r w:rsidR="002E62EA">
          <w:rPr>
            <w:rFonts w:ascii="Calibri" w:hAnsi="Calibri" w:cs="Calibri" w:hint="eastAsia"/>
          </w:rPr>
          <w:t>7</w:t>
        </w:r>
        <w:r w:rsidR="002E62EA">
          <w:rPr>
            <w:rFonts w:ascii="Calibri" w:hAnsi="Calibri" w:cs="Calibri" w:hint="eastAsia"/>
          </w:rPr>
          <w:fldChar w:fldCharType="end"/>
        </w:r>
      </w:hyperlink>
    </w:p>
    <w:p w14:paraId="722F344F" w14:textId="77777777" w:rsidR="00F012CA" w:rsidRDefault="000B4BD2">
      <w:pPr>
        <w:pStyle w:val="TOC1"/>
        <w:keepNext/>
        <w:keepLines/>
        <w:tabs>
          <w:tab w:val="right" w:leader="dot" w:pos="8306"/>
        </w:tabs>
        <w:spacing w:line="360" w:lineRule="auto"/>
        <w:rPr>
          <w:rFonts w:ascii="Calibri" w:hAnsi="Calibri" w:cs="Calibri"/>
        </w:rPr>
      </w:pPr>
      <w:hyperlink w:anchor="_Toc18205" w:history="1">
        <w:r w:rsidR="002E62EA">
          <w:rPr>
            <w:rFonts w:ascii="Calibri" w:hAnsi="Calibri" w:cs="Calibri" w:hint="eastAsia"/>
          </w:rPr>
          <w:t>4</w:t>
        </w:r>
        <w:r w:rsidR="002E62EA">
          <w:rPr>
            <w:rFonts w:ascii="Calibri" w:hAnsi="Calibri" w:cs="Calibri" w:hint="eastAsia"/>
          </w:rPr>
          <w:t>．概要设计</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_Toc18205 </w:instrText>
        </w:r>
        <w:r w:rsidR="002E62EA">
          <w:rPr>
            <w:rFonts w:ascii="Calibri" w:hAnsi="Calibri" w:cs="Calibri" w:hint="eastAsia"/>
          </w:rPr>
          <w:fldChar w:fldCharType="separate"/>
        </w:r>
        <w:r w:rsidR="002E62EA">
          <w:rPr>
            <w:rFonts w:ascii="Calibri" w:hAnsi="Calibri" w:cs="Calibri" w:hint="eastAsia"/>
          </w:rPr>
          <w:t>9</w:t>
        </w:r>
        <w:r w:rsidR="002E62EA">
          <w:rPr>
            <w:rFonts w:ascii="Calibri" w:hAnsi="Calibri" w:cs="Calibri" w:hint="eastAsia"/>
          </w:rPr>
          <w:fldChar w:fldCharType="end"/>
        </w:r>
      </w:hyperlink>
    </w:p>
    <w:p w14:paraId="17F6B6DC" w14:textId="77777777" w:rsidR="00F012CA" w:rsidRDefault="000B4BD2">
      <w:pPr>
        <w:pStyle w:val="TOC2"/>
        <w:keepNext/>
        <w:keepLines/>
        <w:tabs>
          <w:tab w:val="right" w:leader="dot" w:pos="8306"/>
        </w:tabs>
        <w:spacing w:line="360" w:lineRule="auto"/>
        <w:ind w:left="480"/>
        <w:rPr>
          <w:rFonts w:ascii="Calibri" w:hAnsi="Calibri" w:cs="Calibri"/>
        </w:rPr>
      </w:pPr>
      <w:hyperlink w:anchor="_Toc20685" w:history="1">
        <w:r w:rsidR="002E62EA">
          <w:rPr>
            <w:rFonts w:ascii="Calibri" w:hAnsi="Calibri" w:cs="Calibri" w:hint="eastAsia"/>
          </w:rPr>
          <w:t xml:space="preserve">4.1 </w:t>
        </w:r>
        <w:r w:rsidR="002E62EA">
          <w:rPr>
            <w:rFonts w:ascii="Calibri" w:hAnsi="Calibri" w:cs="Calibri" w:hint="eastAsia"/>
          </w:rPr>
          <w:t>处理流程</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_Toc20685 </w:instrText>
        </w:r>
        <w:r w:rsidR="002E62EA">
          <w:rPr>
            <w:rFonts w:ascii="Calibri" w:hAnsi="Calibri" w:cs="Calibri" w:hint="eastAsia"/>
          </w:rPr>
          <w:fldChar w:fldCharType="separate"/>
        </w:r>
        <w:r w:rsidR="002E62EA">
          <w:rPr>
            <w:rFonts w:ascii="Calibri" w:hAnsi="Calibri" w:cs="Calibri" w:hint="eastAsia"/>
          </w:rPr>
          <w:t>9</w:t>
        </w:r>
        <w:r w:rsidR="002E62EA">
          <w:rPr>
            <w:rFonts w:ascii="Calibri" w:hAnsi="Calibri" w:cs="Calibri" w:hint="eastAsia"/>
          </w:rPr>
          <w:fldChar w:fldCharType="end"/>
        </w:r>
      </w:hyperlink>
    </w:p>
    <w:p w14:paraId="6ED1C8A5" w14:textId="77777777" w:rsidR="00F012CA" w:rsidRDefault="000B4BD2">
      <w:pPr>
        <w:pStyle w:val="TOC3"/>
        <w:keepNext/>
        <w:keepLines/>
        <w:tabs>
          <w:tab w:val="right" w:leader="dot" w:pos="8306"/>
        </w:tabs>
        <w:spacing w:line="360" w:lineRule="auto"/>
        <w:ind w:left="960"/>
        <w:rPr>
          <w:rFonts w:ascii="Calibri" w:hAnsi="Calibri" w:cs="Calibri"/>
        </w:rPr>
      </w:pPr>
      <w:hyperlink w:anchor="_Toc4209" w:history="1">
        <w:r w:rsidR="002E62EA">
          <w:rPr>
            <w:rFonts w:ascii="Calibri" w:hAnsi="Calibri" w:cs="Calibri" w:hint="eastAsia"/>
          </w:rPr>
          <w:t xml:space="preserve">4.1.1 </w:t>
        </w:r>
        <w:r w:rsidR="002E62EA">
          <w:rPr>
            <w:rFonts w:ascii="Calibri" w:hAnsi="Calibri" w:cs="Calibri" w:hint="eastAsia"/>
          </w:rPr>
          <w:t>情感分析处理流程</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_Toc4209 </w:instrText>
        </w:r>
        <w:r w:rsidR="002E62EA">
          <w:rPr>
            <w:rFonts w:ascii="Calibri" w:hAnsi="Calibri" w:cs="Calibri" w:hint="eastAsia"/>
          </w:rPr>
          <w:fldChar w:fldCharType="separate"/>
        </w:r>
        <w:r w:rsidR="002E62EA">
          <w:rPr>
            <w:rFonts w:ascii="Calibri" w:hAnsi="Calibri" w:cs="Calibri" w:hint="eastAsia"/>
          </w:rPr>
          <w:t>9</w:t>
        </w:r>
        <w:r w:rsidR="002E62EA">
          <w:rPr>
            <w:rFonts w:ascii="Calibri" w:hAnsi="Calibri" w:cs="Calibri" w:hint="eastAsia"/>
          </w:rPr>
          <w:fldChar w:fldCharType="end"/>
        </w:r>
      </w:hyperlink>
    </w:p>
    <w:p w14:paraId="010B6106" w14:textId="77777777" w:rsidR="00F012CA" w:rsidRDefault="000B4BD2">
      <w:pPr>
        <w:pStyle w:val="TOC3"/>
        <w:keepNext/>
        <w:keepLines/>
        <w:tabs>
          <w:tab w:val="right" w:leader="dot" w:pos="8306"/>
        </w:tabs>
        <w:spacing w:line="360" w:lineRule="auto"/>
        <w:ind w:left="960"/>
        <w:rPr>
          <w:rFonts w:ascii="Calibri" w:hAnsi="Calibri" w:cs="Calibri"/>
        </w:rPr>
      </w:pPr>
      <w:hyperlink w:anchor="_Toc19614" w:history="1">
        <w:r w:rsidR="002E62EA">
          <w:rPr>
            <w:rFonts w:ascii="Calibri" w:hAnsi="Calibri" w:cs="Calibri" w:hint="eastAsia"/>
          </w:rPr>
          <w:t xml:space="preserve">4.1.2 </w:t>
        </w:r>
        <w:r w:rsidR="002E62EA">
          <w:rPr>
            <w:rFonts w:ascii="Calibri" w:hAnsi="Calibri" w:cs="Calibri" w:hint="eastAsia"/>
          </w:rPr>
          <w:t>情感可视化处理流程</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_Toc19614 </w:instrText>
        </w:r>
        <w:r w:rsidR="002E62EA">
          <w:rPr>
            <w:rFonts w:ascii="Calibri" w:hAnsi="Calibri" w:cs="Calibri" w:hint="eastAsia"/>
          </w:rPr>
          <w:fldChar w:fldCharType="separate"/>
        </w:r>
        <w:r w:rsidR="002E62EA">
          <w:rPr>
            <w:rFonts w:ascii="Calibri" w:hAnsi="Calibri" w:cs="Calibri" w:hint="eastAsia"/>
          </w:rPr>
          <w:t>11</w:t>
        </w:r>
        <w:r w:rsidR="002E62EA">
          <w:rPr>
            <w:rFonts w:ascii="Calibri" w:hAnsi="Calibri" w:cs="Calibri" w:hint="eastAsia"/>
          </w:rPr>
          <w:fldChar w:fldCharType="end"/>
        </w:r>
      </w:hyperlink>
    </w:p>
    <w:p w14:paraId="2C95D90E" w14:textId="77777777" w:rsidR="00F012CA" w:rsidRDefault="000B4BD2">
      <w:pPr>
        <w:pStyle w:val="TOC2"/>
        <w:keepNext/>
        <w:keepLines/>
        <w:tabs>
          <w:tab w:val="right" w:leader="dot" w:pos="8306"/>
        </w:tabs>
        <w:spacing w:line="360" w:lineRule="auto"/>
        <w:ind w:left="480"/>
        <w:rPr>
          <w:rFonts w:ascii="Calibri" w:hAnsi="Calibri" w:cs="Calibri"/>
        </w:rPr>
      </w:pPr>
      <w:hyperlink w:anchor="_Toc13118" w:history="1">
        <w:r w:rsidR="002E62EA">
          <w:rPr>
            <w:rFonts w:ascii="Calibri" w:hAnsi="Calibri" w:cs="Calibri" w:hint="eastAsia"/>
          </w:rPr>
          <w:t xml:space="preserve">4.2 </w:t>
        </w:r>
        <w:r w:rsidR="002E62EA">
          <w:rPr>
            <w:rFonts w:ascii="Calibri" w:hAnsi="Calibri" w:cs="Calibri" w:hint="eastAsia"/>
          </w:rPr>
          <w:t>总体结构和模块外部设计</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_Toc13118 </w:instrText>
        </w:r>
        <w:r w:rsidR="002E62EA">
          <w:rPr>
            <w:rFonts w:ascii="Calibri" w:hAnsi="Calibri" w:cs="Calibri" w:hint="eastAsia"/>
          </w:rPr>
          <w:fldChar w:fldCharType="separate"/>
        </w:r>
        <w:r w:rsidR="002E62EA">
          <w:rPr>
            <w:rFonts w:ascii="Calibri" w:hAnsi="Calibri" w:cs="Calibri" w:hint="eastAsia"/>
          </w:rPr>
          <w:t>12</w:t>
        </w:r>
        <w:r w:rsidR="002E62EA">
          <w:rPr>
            <w:rFonts w:ascii="Calibri" w:hAnsi="Calibri" w:cs="Calibri" w:hint="eastAsia"/>
          </w:rPr>
          <w:fldChar w:fldCharType="end"/>
        </w:r>
      </w:hyperlink>
    </w:p>
    <w:p w14:paraId="0BB4B892" w14:textId="77777777" w:rsidR="00F012CA" w:rsidRDefault="000B4BD2">
      <w:pPr>
        <w:pStyle w:val="TOC2"/>
        <w:keepNext/>
        <w:keepLines/>
        <w:tabs>
          <w:tab w:val="right" w:leader="dot" w:pos="8306"/>
        </w:tabs>
        <w:spacing w:line="360" w:lineRule="auto"/>
        <w:ind w:left="480"/>
        <w:rPr>
          <w:rFonts w:ascii="Calibri" w:hAnsi="Calibri" w:cs="Calibri"/>
        </w:rPr>
      </w:pPr>
      <w:hyperlink w:anchor="_Toc18584" w:history="1">
        <w:r w:rsidR="002E62EA">
          <w:rPr>
            <w:rFonts w:ascii="Calibri" w:hAnsi="Calibri" w:cs="Calibri" w:hint="eastAsia"/>
          </w:rPr>
          <w:t xml:space="preserve">4.3 </w:t>
        </w:r>
        <w:r w:rsidR="002E62EA">
          <w:rPr>
            <w:rFonts w:ascii="Calibri" w:hAnsi="Calibri" w:cs="Calibri" w:hint="eastAsia"/>
          </w:rPr>
          <w:t>功能分配</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_Toc18584 </w:instrText>
        </w:r>
        <w:r w:rsidR="002E62EA">
          <w:rPr>
            <w:rFonts w:ascii="Calibri" w:hAnsi="Calibri" w:cs="Calibri" w:hint="eastAsia"/>
          </w:rPr>
          <w:fldChar w:fldCharType="separate"/>
        </w:r>
        <w:r w:rsidR="002E62EA">
          <w:rPr>
            <w:rFonts w:ascii="Calibri" w:hAnsi="Calibri" w:cs="Calibri" w:hint="eastAsia"/>
          </w:rPr>
          <w:t>13</w:t>
        </w:r>
        <w:r w:rsidR="002E62EA">
          <w:rPr>
            <w:rFonts w:ascii="Calibri" w:hAnsi="Calibri" w:cs="Calibri" w:hint="eastAsia"/>
          </w:rPr>
          <w:fldChar w:fldCharType="end"/>
        </w:r>
      </w:hyperlink>
    </w:p>
    <w:p w14:paraId="2F1966C9" w14:textId="77777777" w:rsidR="00F012CA" w:rsidRDefault="000B4BD2">
      <w:pPr>
        <w:pStyle w:val="TOC2"/>
        <w:keepNext/>
        <w:keepLines/>
        <w:tabs>
          <w:tab w:val="right" w:leader="dot" w:pos="8306"/>
        </w:tabs>
        <w:spacing w:line="360" w:lineRule="auto"/>
        <w:ind w:left="480"/>
        <w:rPr>
          <w:rFonts w:ascii="Calibri" w:hAnsi="Calibri" w:cs="Calibri"/>
        </w:rPr>
      </w:pPr>
      <w:hyperlink w:anchor="_Toc7367" w:history="1">
        <w:r w:rsidR="002E62EA">
          <w:rPr>
            <w:rFonts w:ascii="Calibri" w:hAnsi="Calibri" w:cs="Calibri" w:hint="eastAsia"/>
          </w:rPr>
          <w:t xml:space="preserve">4.4 </w:t>
        </w:r>
        <w:r w:rsidR="002E62EA">
          <w:rPr>
            <w:rFonts w:ascii="Calibri" w:hAnsi="Calibri" w:cs="Calibri" w:hint="eastAsia"/>
          </w:rPr>
          <w:t>接口设计</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_Toc7367 </w:instrText>
        </w:r>
        <w:r w:rsidR="002E62EA">
          <w:rPr>
            <w:rFonts w:ascii="Calibri" w:hAnsi="Calibri" w:cs="Calibri" w:hint="eastAsia"/>
          </w:rPr>
          <w:fldChar w:fldCharType="separate"/>
        </w:r>
        <w:r w:rsidR="002E62EA">
          <w:rPr>
            <w:rFonts w:ascii="Calibri" w:hAnsi="Calibri" w:cs="Calibri" w:hint="eastAsia"/>
          </w:rPr>
          <w:t>14</w:t>
        </w:r>
        <w:r w:rsidR="002E62EA">
          <w:rPr>
            <w:rFonts w:ascii="Calibri" w:hAnsi="Calibri" w:cs="Calibri" w:hint="eastAsia"/>
          </w:rPr>
          <w:fldChar w:fldCharType="end"/>
        </w:r>
      </w:hyperlink>
    </w:p>
    <w:p w14:paraId="7C88EF84" w14:textId="77777777" w:rsidR="00F012CA" w:rsidRDefault="000B4BD2">
      <w:pPr>
        <w:pStyle w:val="TOC3"/>
        <w:keepNext/>
        <w:keepLines/>
        <w:tabs>
          <w:tab w:val="right" w:leader="dot" w:pos="8306"/>
        </w:tabs>
        <w:spacing w:line="360" w:lineRule="auto"/>
        <w:ind w:left="960"/>
        <w:rPr>
          <w:rFonts w:ascii="Calibri" w:hAnsi="Calibri" w:cs="Calibri"/>
        </w:rPr>
      </w:pPr>
      <w:hyperlink w:anchor="_Toc21424" w:history="1">
        <w:r w:rsidR="002E62EA">
          <w:rPr>
            <w:rFonts w:ascii="Calibri" w:hAnsi="Calibri" w:cs="Calibri" w:hint="eastAsia"/>
          </w:rPr>
          <w:t xml:space="preserve">4.4.1 </w:t>
        </w:r>
        <w:r w:rsidR="002E62EA">
          <w:rPr>
            <w:rFonts w:ascii="Calibri" w:hAnsi="Calibri" w:cs="Calibri" w:hint="eastAsia"/>
          </w:rPr>
          <w:t>外部接口</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_Toc21424 </w:instrText>
        </w:r>
        <w:r w:rsidR="002E62EA">
          <w:rPr>
            <w:rFonts w:ascii="Calibri" w:hAnsi="Calibri" w:cs="Calibri" w:hint="eastAsia"/>
          </w:rPr>
          <w:fldChar w:fldCharType="separate"/>
        </w:r>
        <w:r w:rsidR="002E62EA">
          <w:rPr>
            <w:rFonts w:ascii="Calibri" w:hAnsi="Calibri" w:cs="Calibri" w:hint="eastAsia"/>
          </w:rPr>
          <w:t>14</w:t>
        </w:r>
        <w:r w:rsidR="002E62EA">
          <w:rPr>
            <w:rFonts w:ascii="Calibri" w:hAnsi="Calibri" w:cs="Calibri" w:hint="eastAsia"/>
          </w:rPr>
          <w:fldChar w:fldCharType="end"/>
        </w:r>
      </w:hyperlink>
    </w:p>
    <w:p w14:paraId="2C598FE1" w14:textId="77777777" w:rsidR="00F012CA" w:rsidRDefault="000B4BD2">
      <w:pPr>
        <w:pStyle w:val="TOC3"/>
        <w:keepNext/>
        <w:keepLines/>
        <w:tabs>
          <w:tab w:val="right" w:leader="dot" w:pos="8306"/>
        </w:tabs>
        <w:spacing w:line="360" w:lineRule="auto"/>
        <w:ind w:left="960"/>
        <w:rPr>
          <w:rFonts w:ascii="Calibri" w:hAnsi="Calibri" w:cs="Calibri"/>
        </w:rPr>
      </w:pPr>
      <w:hyperlink w:anchor="_Toc1030" w:history="1">
        <w:r w:rsidR="002E62EA">
          <w:rPr>
            <w:rFonts w:ascii="Calibri" w:hAnsi="Calibri" w:cs="Calibri" w:hint="eastAsia"/>
          </w:rPr>
          <w:t xml:space="preserve">4.4.2 </w:t>
        </w:r>
        <w:r w:rsidR="002E62EA">
          <w:rPr>
            <w:rFonts w:ascii="Calibri" w:hAnsi="Calibri" w:cs="Calibri" w:hint="eastAsia"/>
          </w:rPr>
          <w:t>内部接口</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_Toc1030 </w:instrText>
        </w:r>
        <w:r w:rsidR="002E62EA">
          <w:rPr>
            <w:rFonts w:ascii="Calibri" w:hAnsi="Calibri" w:cs="Calibri" w:hint="eastAsia"/>
          </w:rPr>
          <w:fldChar w:fldCharType="separate"/>
        </w:r>
        <w:r w:rsidR="002E62EA">
          <w:rPr>
            <w:rFonts w:ascii="Calibri" w:hAnsi="Calibri" w:cs="Calibri" w:hint="eastAsia"/>
          </w:rPr>
          <w:t>14</w:t>
        </w:r>
        <w:r w:rsidR="002E62EA">
          <w:rPr>
            <w:rFonts w:ascii="Calibri" w:hAnsi="Calibri" w:cs="Calibri" w:hint="eastAsia"/>
          </w:rPr>
          <w:fldChar w:fldCharType="end"/>
        </w:r>
      </w:hyperlink>
    </w:p>
    <w:p w14:paraId="02F182C8" w14:textId="77777777" w:rsidR="00F012CA" w:rsidRDefault="000B4BD2">
      <w:pPr>
        <w:pStyle w:val="TOC2"/>
        <w:keepNext/>
        <w:keepLines/>
        <w:tabs>
          <w:tab w:val="right" w:leader="dot" w:pos="8306"/>
        </w:tabs>
        <w:spacing w:line="360" w:lineRule="auto"/>
        <w:ind w:left="480"/>
        <w:rPr>
          <w:rFonts w:ascii="Calibri" w:hAnsi="Calibri" w:cs="Calibri"/>
        </w:rPr>
      </w:pPr>
      <w:hyperlink w:anchor="_Toc25986" w:history="1">
        <w:r w:rsidR="002E62EA">
          <w:rPr>
            <w:rFonts w:ascii="Calibri" w:hAnsi="Calibri" w:cs="Calibri" w:hint="eastAsia"/>
          </w:rPr>
          <w:t xml:space="preserve">4.5 </w:t>
        </w:r>
        <w:r w:rsidR="002E62EA">
          <w:rPr>
            <w:rFonts w:ascii="Calibri" w:hAnsi="Calibri" w:cs="Calibri" w:hint="eastAsia"/>
          </w:rPr>
          <w:t>数据结构设计</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_Toc25986 </w:instrText>
        </w:r>
        <w:r w:rsidR="002E62EA">
          <w:rPr>
            <w:rFonts w:ascii="Calibri" w:hAnsi="Calibri" w:cs="Calibri" w:hint="eastAsia"/>
          </w:rPr>
          <w:fldChar w:fldCharType="separate"/>
        </w:r>
        <w:r w:rsidR="002E62EA">
          <w:rPr>
            <w:rFonts w:ascii="Calibri" w:hAnsi="Calibri" w:cs="Calibri" w:hint="eastAsia"/>
          </w:rPr>
          <w:t>15</w:t>
        </w:r>
        <w:r w:rsidR="002E62EA">
          <w:rPr>
            <w:rFonts w:ascii="Calibri" w:hAnsi="Calibri" w:cs="Calibri" w:hint="eastAsia"/>
          </w:rPr>
          <w:fldChar w:fldCharType="end"/>
        </w:r>
      </w:hyperlink>
    </w:p>
    <w:p w14:paraId="0632F68C" w14:textId="77777777" w:rsidR="00F012CA" w:rsidRDefault="000B4BD2">
      <w:pPr>
        <w:pStyle w:val="TOC3"/>
        <w:keepNext/>
        <w:keepLines/>
        <w:tabs>
          <w:tab w:val="right" w:leader="dot" w:pos="8306"/>
        </w:tabs>
        <w:spacing w:line="360" w:lineRule="auto"/>
        <w:ind w:left="960"/>
        <w:rPr>
          <w:rFonts w:ascii="Calibri" w:hAnsi="Calibri" w:cs="Calibri"/>
        </w:rPr>
      </w:pPr>
      <w:hyperlink w:anchor="_Toc21637" w:history="1">
        <w:r w:rsidR="002E62EA">
          <w:rPr>
            <w:rFonts w:ascii="Calibri" w:hAnsi="Calibri" w:cs="Calibri" w:hint="eastAsia"/>
          </w:rPr>
          <w:t xml:space="preserve">4.5.1 </w:t>
        </w:r>
        <w:r w:rsidR="002E62EA">
          <w:rPr>
            <w:rFonts w:ascii="Calibri" w:hAnsi="Calibri" w:cs="Calibri" w:hint="eastAsia"/>
          </w:rPr>
          <w:t>逻辑结构设计</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_Toc21637 </w:instrText>
        </w:r>
        <w:r w:rsidR="002E62EA">
          <w:rPr>
            <w:rFonts w:ascii="Calibri" w:hAnsi="Calibri" w:cs="Calibri" w:hint="eastAsia"/>
          </w:rPr>
          <w:fldChar w:fldCharType="separate"/>
        </w:r>
        <w:r w:rsidR="002E62EA">
          <w:rPr>
            <w:rFonts w:ascii="Calibri" w:hAnsi="Calibri" w:cs="Calibri" w:hint="eastAsia"/>
          </w:rPr>
          <w:t>15</w:t>
        </w:r>
        <w:r w:rsidR="002E62EA">
          <w:rPr>
            <w:rFonts w:ascii="Calibri" w:hAnsi="Calibri" w:cs="Calibri" w:hint="eastAsia"/>
          </w:rPr>
          <w:fldChar w:fldCharType="end"/>
        </w:r>
      </w:hyperlink>
    </w:p>
    <w:p w14:paraId="6C28FBB3" w14:textId="77777777" w:rsidR="00F012CA" w:rsidRDefault="000B4BD2">
      <w:pPr>
        <w:pStyle w:val="TOC3"/>
        <w:keepNext/>
        <w:keepLines/>
        <w:tabs>
          <w:tab w:val="right" w:leader="dot" w:pos="8306"/>
        </w:tabs>
        <w:spacing w:line="360" w:lineRule="auto"/>
        <w:ind w:left="960"/>
        <w:rPr>
          <w:rFonts w:ascii="Calibri" w:hAnsi="Calibri" w:cs="Calibri"/>
        </w:rPr>
      </w:pPr>
      <w:hyperlink w:anchor="_Toc19528" w:history="1">
        <w:r w:rsidR="002E62EA">
          <w:rPr>
            <w:rFonts w:ascii="Calibri" w:hAnsi="Calibri" w:cs="Calibri" w:hint="eastAsia"/>
          </w:rPr>
          <w:t xml:space="preserve">4.5.2 </w:t>
        </w:r>
        <w:r w:rsidR="002E62EA">
          <w:rPr>
            <w:rFonts w:ascii="Calibri" w:hAnsi="Calibri" w:cs="Calibri" w:hint="eastAsia"/>
          </w:rPr>
          <w:t>物理结构设计</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_Toc19528 </w:instrText>
        </w:r>
        <w:r w:rsidR="002E62EA">
          <w:rPr>
            <w:rFonts w:ascii="Calibri" w:hAnsi="Calibri" w:cs="Calibri" w:hint="eastAsia"/>
          </w:rPr>
          <w:fldChar w:fldCharType="separate"/>
        </w:r>
        <w:r w:rsidR="002E62EA">
          <w:rPr>
            <w:rFonts w:ascii="Calibri" w:hAnsi="Calibri" w:cs="Calibri" w:hint="eastAsia"/>
          </w:rPr>
          <w:t>16</w:t>
        </w:r>
        <w:r w:rsidR="002E62EA">
          <w:rPr>
            <w:rFonts w:ascii="Calibri" w:hAnsi="Calibri" w:cs="Calibri" w:hint="eastAsia"/>
          </w:rPr>
          <w:fldChar w:fldCharType="end"/>
        </w:r>
      </w:hyperlink>
    </w:p>
    <w:p w14:paraId="7B4D049D" w14:textId="77777777" w:rsidR="00F012CA" w:rsidRDefault="000B4BD2">
      <w:pPr>
        <w:pStyle w:val="TOC2"/>
        <w:keepNext/>
        <w:keepLines/>
        <w:tabs>
          <w:tab w:val="right" w:leader="dot" w:pos="8306"/>
        </w:tabs>
        <w:spacing w:line="360" w:lineRule="auto"/>
        <w:ind w:left="480"/>
        <w:rPr>
          <w:rFonts w:ascii="Calibri" w:hAnsi="Calibri" w:cs="Calibri"/>
        </w:rPr>
      </w:pPr>
      <w:hyperlink w:anchor="_Toc22791" w:history="1">
        <w:r w:rsidR="002E62EA">
          <w:rPr>
            <w:rFonts w:ascii="Calibri" w:hAnsi="Calibri" w:cs="Calibri" w:hint="eastAsia"/>
          </w:rPr>
          <w:t xml:space="preserve">4.6 </w:t>
        </w:r>
        <w:r w:rsidR="002E62EA">
          <w:rPr>
            <w:rFonts w:ascii="Calibri" w:hAnsi="Calibri" w:cs="Calibri" w:hint="eastAsia"/>
          </w:rPr>
          <w:t>运行设计</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_Toc22791 </w:instrText>
        </w:r>
        <w:r w:rsidR="002E62EA">
          <w:rPr>
            <w:rFonts w:ascii="Calibri" w:hAnsi="Calibri" w:cs="Calibri" w:hint="eastAsia"/>
          </w:rPr>
          <w:fldChar w:fldCharType="separate"/>
        </w:r>
        <w:r w:rsidR="002E62EA">
          <w:rPr>
            <w:rFonts w:ascii="Calibri" w:hAnsi="Calibri" w:cs="Calibri" w:hint="eastAsia"/>
          </w:rPr>
          <w:t>17</w:t>
        </w:r>
        <w:r w:rsidR="002E62EA">
          <w:rPr>
            <w:rFonts w:ascii="Calibri" w:hAnsi="Calibri" w:cs="Calibri" w:hint="eastAsia"/>
          </w:rPr>
          <w:fldChar w:fldCharType="end"/>
        </w:r>
      </w:hyperlink>
    </w:p>
    <w:p w14:paraId="54B70307" w14:textId="77777777" w:rsidR="00F012CA" w:rsidRDefault="000B4BD2">
      <w:pPr>
        <w:pStyle w:val="TOC3"/>
        <w:keepNext/>
        <w:keepLines/>
        <w:tabs>
          <w:tab w:val="right" w:leader="dot" w:pos="8306"/>
        </w:tabs>
        <w:spacing w:line="360" w:lineRule="auto"/>
        <w:ind w:left="960"/>
        <w:rPr>
          <w:rFonts w:ascii="Calibri" w:hAnsi="Calibri" w:cs="Calibri"/>
        </w:rPr>
      </w:pPr>
      <w:hyperlink w:anchor="_Toc20327" w:history="1">
        <w:r w:rsidR="002E62EA">
          <w:rPr>
            <w:rFonts w:ascii="Calibri" w:hAnsi="Calibri" w:cs="Calibri" w:hint="eastAsia"/>
          </w:rPr>
          <w:t xml:space="preserve">4.6.1 </w:t>
        </w:r>
        <w:r w:rsidR="002E62EA">
          <w:rPr>
            <w:rFonts w:ascii="Calibri" w:hAnsi="Calibri" w:cs="Calibri" w:hint="eastAsia"/>
          </w:rPr>
          <w:t>运行机制</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_Toc20327 </w:instrText>
        </w:r>
        <w:r w:rsidR="002E62EA">
          <w:rPr>
            <w:rFonts w:ascii="Calibri" w:hAnsi="Calibri" w:cs="Calibri" w:hint="eastAsia"/>
          </w:rPr>
          <w:fldChar w:fldCharType="separate"/>
        </w:r>
        <w:r w:rsidR="002E62EA">
          <w:rPr>
            <w:rFonts w:ascii="Calibri" w:hAnsi="Calibri" w:cs="Calibri" w:hint="eastAsia"/>
          </w:rPr>
          <w:t>17</w:t>
        </w:r>
        <w:r w:rsidR="002E62EA">
          <w:rPr>
            <w:rFonts w:ascii="Calibri" w:hAnsi="Calibri" w:cs="Calibri" w:hint="eastAsia"/>
          </w:rPr>
          <w:fldChar w:fldCharType="end"/>
        </w:r>
      </w:hyperlink>
    </w:p>
    <w:p w14:paraId="0BFC1776" w14:textId="77777777" w:rsidR="00F012CA" w:rsidRDefault="000B4BD2">
      <w:pPr>
        <w:pStyle w:val="TOC3"/>
        <w:keepNext/>
        <w:keepLines/>
        <w:tabs>
          <w:tab w:val="right" w:leader="dot" w:pos="8306"/>
        </w:tabs>
        <w:spacing w:line="360" w:lineRule="auto"/>
        <w:ind w:left="960"/>
        <w:rPr>
          <w:rFonts w:ascii="Calibri" w:hAnsi="Calibri" w:cs="Calibri"/>
        </w:rPr>
      </w:pPr>
      <w:hyperlink w:anchor="_Toc27743" w:history="1">
        <w:r w:rsidR="002E62EA">
          <w:rPr>
            <w:rFonts w:ascii="Calibri" w:hAnsi="Calibri" w:cs="Calibri" w:hint="eastAsia"/>
          </w:rPr>
          <w:t xml:space="preserve">4.6.2 </w:t>
        </w:r>
        <w:r w:rsidR="002E62EA">
          <w:rPr>
            <w:rFonts w:ascii="Calibri" w:hAnsi="Calibri" w:cs="Calibri" w:hint="eastAsia"/>
          </w:rPr>
          <w:t>运行控制</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_Toc27743 </w:instrText>
        </w:r>
        <w:r w:rsidR="002E62EA">
          <w:rPr>
            <w:rFonts w:ascii="Calibri" w:hAnsi="Calibri" w:cs="Calibri" w:hint="eastAsia"/>
          </w:rPr>
          <w:fldChar w:fldCharType="separate"/>
        </w:r>
        <w:r w:rsidR="002E62EA">
          <w:rPr>
            <w:rFonts w:ascii="Calibri" w:hAnsi="Calibri" w:cs="Calibri" w:hint="eastAsia"/>
          </w:rPr>
          <w:t>18</w:t>
        </w:r>
        <w:r w:rsidR="002E62EA">
          <w:rPr>
            <w:rFonts w:ascii="Calibri" w:hAnsi="Calibri" w:cs="Calibri" w:hint="eastAsia"/>
          </w:rPr>
          <w:fldChar w:fldCharType="end"/>
        </w:r>
      </w:hyperlink>
    </w:p>
    <w:p w14:paraId="611CBD44" w14:textId="77777777" w:rsidR="00F012CA" w:rsidRDefault="000B4BD2">
      <w:pPr>
        <w:pStyle w:val="TOC2"/>
        <w:keepNext/>
        <w:keepLines/>
        <w:tabs>
          <w:tab w:val="right" w:leader="dot" w:pos="8306"/>
        </w:tabs>
        <w:spacing w:line="360" w:lineRule="auto"/>
        <w:ind w:left="480"/>
        <w:rPr>
          <w:rFonts w:ascii="Calibri" w:hAnsi="Calibri" w:cs="Calibri"/>
        </w:rPr>
      </w:pPr>
      <w:hyperlink w:anchor="_Toc21339" w:history="1">
        <w:r w:rsidR="002E62EA">
          <w:rPr>
            <w:rFonts w:ascii="Calibri" w:hAnsi="Calibri" w:cs="Calibri" w:hint="eastAsia"/>
          </w:rPr>
          <w:t xml:space="preserve">4.7 </w:t>
        </w:r>
        <w:r w:rsidR="002E62EA">
          <w:rPr>
            <w:rFonts w:ascii="Calibri" w:hAnsi="Calibri" w:cs="Calibri" w:hint="eastAsia"/>
          </w:rPr>
          <w:t>出错处理设计</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_Toc21339 </w:instrText>
        </w:r>
        <w:r w:rsidR="002E62EA">
          <w:rPr>
            <w:rFonts w:ascii="Calibri" w:hAnsi="Calibri" w:cs="Calibri" w:hint="eastAsia"/>
          </w:rPr>
          <w:fldChar w:fldCharType="separate"/>
        </w:r>
        <w:r w:rsidR="002E62EA">
          <w:rPr>
            <w:rFonts w:ascii="Calibri" w:hAnsi="Calibri" w:cs="Calibri" w:hint="eastAsia"/>
          </w:rPr>
          <w:t>19</w:t>
        </w:r>
        <w:r w:rsidR="002E62EA">
          <w:rPr>
            <w:rFonts w:ascii="Calibri" w:hAnsi="Calibri" w:cs="Calibri" w:hint="eastAsia"/>
          </w:rPr>
          <w:fldChar w:fldCharType="end"/>
        </w:r>
      </w:hyperlink>
    </w:p>
    <w:p w14:paraId="2695CAC6" w14:textId="77777777" w:rsidR="00F012CA" w:rsidRDefault="000B4BD2">
      <w:pPr>
        <w:pStyle w:val="TOC3"/>
        <w:keepNext/>
        <w:keepLines/>
        <w:tabs>
          <w:tab w:val="right" w:leader="dot" w:pos="8306"/>
        </w:tabs>
        <w:spacing w:line="360" w:lineRule="auto"/>
        <w:ind w:left="960"/>
        <w:rPr>
          <w:rFonts w:ascii="Calibri" w:hAnsi="Calibri" w:cs="Calibri"/>
        </w:rPr>
      </w:pPr>
      <w:hyperlink w:anchor="_Toc27183" w:history="1">
        <w:r w:rsidR="002E62EA">
          <w:rPr>
            <w:rFonts w:ascii="Calibri" w:hAnsi="Calibri" w:cs="Calibri" w:hint="eastAsia"/>
          </w:rPr>
          <w:t xml:space="preserve">4.7.1 </w:t>
        </w:r>
        <w:r w:rsidR="002E62EA">
          <w:rPr>
            <w:rFonts w:ascii="Calibri" w:hAnsi="Calibri" w:cs="Calibri" w:hint="eastAsia"/>
          </w:rPr>
          <w:t>出错输出信息</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_Toc27183 </w:instrText>
        </w:r>
        <w:r w:rsidR="002E62EA">
          <w:rPr>
            <w:rFonts w:ascii="Calibri" w:hAnsi="Calibri" w:cs="Calibri" w:hint="eastAsia"/>
          </w:rPr>
          <w:fldChar w:fldCharType="separate"/>
        </w:r>
        <w:r w:rsidR="002E62EA">
          <w:rPr>
            <w:rFonts w:ascii="Calibri" w:hAnsi="Calibri" w:cs="Calibri" w:hint="eastAsia"/>
          </w:rPr>
          <w:t>19</w:t>
        </w:r>
        <w:r w:rsidR="002E62EA">
          <w:rPr>
            <w:rFonts w:ascii="Calibri" w:hAnsi="Calibri" w:cs="Calibri" w:hint="eastAsia"/>
          </w:rPr>
          <w:fldChar w:fldCharType="end"/>
        </w:r>
      </w:hyperlink>
    </w:p>
    <w:p w14:paraId="5B90C513" w14:textId="77777777" w:rsidR="00F012CA" w:rsidRDefault="000B4BD2">
      <w:pPr>
        <w:pStyle w:val="TOC3"/>
        <w:keepNext/>
        <w:keepLines/>
        <w:tabs>
          <w:tab w:val="right" w:leader="dot" w:pos="8306"/>
        </w:tabs>
        <w:spacing w:line="360" w:lineRule="auto"/>
        <w:ind w:left="960"/>
        <w:rPr>
          <w:rFonts w:ascii="Calibri" w:hAnsi="Calibri" w:cs="Calibri"/>
        </w:rPr>
      </w:pPr>
      <w:hyperlink w:anchor="_Toc29195" w:history="1">
        <w:r w:rsidR="002E62EA">
          <w:rPr>
            <w:rFonts w:ascii="Calibri" w:hAnsi="Calibri" w:cs="Calibri" w:hint="eastAsia"/>
          </w:rPr>
          <w:t xml:space="preserve">4.7.2 </w:t>
        </w:r>
        <w:r w:rsidR="002E62EA">
          <w:rPr>
            <w:rFonts w:ascii="Calibri" w:hAnsi="Calibri" w:cs="Calibri" w:hint="eastAsia"/>
          </w:rPr>
          <w:t>出错处理对策</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_Toc29195 </w:instrText>
        </w:r>
        <w:r w:rsidR="002E62EA">
          <w:rPr>
            <w:rFonts w:ascii="Calibri" w:hAnsi="Calibri" w:cs="Calibri" w:hint="eastAsia"/>
          </w:rPr>
          <w:fldChar w:fldCharType="separate"/>
        </w:r>
        <w:r w:rsidR="002E62EA">
          <w:rPr>
            <w:rFonts w:ascii="Calibri" w:hAnsi="Calibri" w:cs="Calibri" w:hint="eastAsia"/>
          </w:rPr>
          <w:t>20</w:t>
        </w:r>
        <w:r w:rsidR="002E62EA">
          <w:rPr>
            <w:rFonts w:ascii="Calibri" w:hAnsi="Calibri" w:cs="Calibri" w:hint="eastAsia"/>
          </w:rPr>
          <w:fldChar w:fldCharType="end"/>
        </w:r>
      </w:hyperlink>
    </w:p>
    <w:p w14:paraId="5BE55E1D" w14:textId="77777777" w:rsidR="00F012CA" w:rsidRDefault="000B4BD2">
      <w:pPr>
        <w:pStyle w:val="TOC2"/>
        <w:keepNext/>
        <w:keepLines/>
        <w:tabs>
          <w:tab w:val="right" w:leader="dot" w:pos="8306"/>
        </w:tabs>
        <w:spacing w:line="360" w:lineRule="auto"/>
        <w:ind w:left="480"/>
        <w:rPr>
          <w:rFonts w:ascii="Calibri" w:hAnsi="Calibri" w:cs="Calibri"/>
        </w:rPr>
      </w:pPr>
      <w:hyperlink w:anchor="_Toc9825" w:history="1">
        <w:r w:rsidR="002E62EA">
          <w:rPr>
            <w:rFonts w:ascii="Calibri" w:hAnsi="Calibri" w:cs="Calibri" w:hint="eastAsia"/>
          </w:rPr>
          <w:t xml:space="preserve">4.8 </w:t>
        </w:r>
        <w:r w:rsidR="002E62EA">
          <w:rPr>
            <w:rFonts w:ascii="Calibri" w:hAnsi="Calibri" w:cs="Calibri" w:hint="eastAsia"/>
          </w:rPr>
          <w:t>维护设计</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_Toc9825 </w:instrText>
        </w:r>
        <w:r w:rsidR="002E62EA">
          <w:rPr>
            <w:rFonts w:ascii="Calibri" w:hAnsi="Calibri" w:cs="Calibri" w:hint="eastAsia"/>
          </w:rPr>
          <w:fldChar w:fldCharType="separate"/>
        </w:r>
        <w:r w:rsidR="002E62EA">
          <w:rPr>
            <w:rFonts w:ascii="Calibri" w:hAnsi="Calibri" w:cs="Calibri" w:hint="eastAsia"/>
          </w:rPr>
          <w:t>20</w:t>
        </w:r>
        <w:r w:rsidR="002E62EA">
          <w:rPr>
            <w:rFonts w:ascii="Calibri" w:hAnsi="Calibri" w:cs="Calibri" w:hint="eastAsia"/>
          </w:rPr>
          <w:fldChar w:fldCharType="end"/>
        </w:r>
      </w:hyperlink>
    </w:p>
    <w:p w14:paraId="0958742D" w14:textId="77777777" w:rsidR="00F012CA" w:rsidRDefault="000B4BD2">
      <w:pPr>
        <w:pStyle w:val="TOC1"/>
        <w:keepNext/>
        <w:keepLines/>
        <w:tabs>
          <w:tab w:val="right" w:leader="dot" w:pos="8306"/>
        </w:tabs>
        <w:spacing w:line="360" w:lineRule="auto"/>
        <w:rPr>
          <w:rFonts w:ascii="Calibri" w:hAnsi="Calibri" w:cs="Calibri"/>
        </w:rPr>
      </w:pPr>
      <w:hyperlink w:anchor="_Toc21203" w:history="1">
        <w:r w:rsidR="002E62EA">
          <w:rPr>
            <w:rFonts w:ascii="Calibri" w:hAnsi="Calibri" w:cs="Calibri" w:hint="eastAsia"/>
          </w:rPr>
          <w:t xml:space="preserve">5. </w:t>
        </w:r>
        <w:r w:rsidR="002E62EA">
          <w:rPr>
            <w:rFonts w:ascii="Calibri" w:hAnsi="Calibri" w:cs="Calibri" w:hint="eastAsia"/>
          </w:rPr>
          <w:t>详细设计</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_Toc21203 </w:instrText>
        </w:r>
        <w:r w:rsidR="002E62EA">
          <w:rPr>
            <w:rFonts w:ascii="Calibri" w:hAnsi="Calibri" w:cs="Calibri" w:hint="eastAsia"/>
          </w:rPr>
          <w:fldChar w:fldCharType="separate"/>
        </w:r>
        <w:r w:rsidR="002E62EA">
          <w:rPr>
            <w:rFonts w:ascii="Calibri" w:hAnsi="Calibri" w:cs="Calibri" w:hint="eastAsia"/>
          </w:rPr>
          <w:t>21</w:t>
        </w:r>
        <w:r w:rsidR="002E62EA">
          <w:rPr>
            <w:rFonts w:ascii="Calibri" w:hAnsi="Calibri" w:cs="Calibri" w:hint="eastAsia"/>
          </w:rPr>
          <w:fldChar w:fldCharType="end"/>
        </w:r>
      </w:hyperlink>
    </w:p>
    <w:p w14:paraId="216D9C92" w14:textId="77777777" w:rsidR="00F012CA" w:rsidRDefault="000B4BD2">
      <w:pPr>
        <w:pStyle w:val="TOC2"/>
        <w:keepNext/>
        <w:keepLines/>
        <w:tabs>
          <w:tab w:val="right" w:leader="dot" w:pos="8306"/>
        </w:tabs>
        <w:spacing w:line="360" w:lineRule="auto"/>
        <w:ind w:left="480"/>
        <w:rPr>
          <w:rFonts w:ascii="Calibri" w:hAnsi="Calibri" w:cs="Calibri"/>
        </w:rPr>
      </w:pPr>
      <w:hyperlink w:anchor="_Toc10642" w:history="1">
        <w:r w:rsidR="002E62EA">
          <w:rPr>
            <w:rFonts w:ascii="Calibri" w:hAnsi="Calibri" w:cs="Calibri" w:hint="eastAsia"/>
          </w:rPr>
          <w:t xml:space="preserve">5.1 </w:t>
        </w:r>
        <w:r w:rsidR="002E62EA">
          <w:rPr>
            <w:rFonts w:ascii="Calibri" w:hAnsi="Calibri" w:cs="Calibri" w:hint="eastAsia"/>
          </w:rPr>
          <w:t>软件结构</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_Toc10642 </w:instrText>
        </w:r>
        <w:r w:rsidR="002E62EA">
          <w:rPr>
            <w:rFonts w:ascii="Calibri" w:hAnsi="Calibri" w:cs="Calibri" w:hint="eastAsia"/>
          </w:rPr>
          <w:fldChar w:fldCharType="separate"/>
        </w:r>
        <w:r w:rsidR="002E62EA">
          <w:rPr>
            <w:rFonts w:ascii="Calibri" w:hAnsi="Calibri" w:cs="Calibri" w:hint="eastAsia"/>
          </w:rPr>
          <w:t>21</w:t>
        </w:r>
        <w:r w:rsidR="002E62EA">
          <w:rPr>
            <w:rFonts w:ascii="Calibri" w:hAnsi="Calibri" w:cs="Calibri" w:hint="eastAsia"/>
          </w:rPr>
          <w:fldChar w:fldCharType="end"/>
        </w:r>
      </w:hyperlink>
    </w:p>
    <w:p w14:paraId="051C45B0" w14:textId="77777777" w:rsidR="00F012CA" w:rsidRDefault="000B4BD2">
      <w:pPr>
        <w:pStyle w:val="TOC2"/>
        <w:keepNext/>
        <w:keepLines/>
        <w:tabs>
          <w:tab w:val="right" w:leader="dot" w:pos="8306"/>
        </w:tabs>
        <w:spacing w:line="360" w:lineRule="auto"/>
        <w:ind w:left="480"/>
        <w:rPr>
          <w:rFonts w:ascii="Calibri" w:hAnsi="Calibri" w:cs="Calibri"/>
        </w:rPr>
      </w:pPr>
      <w:hyperlink w:anchor="_Toc10179" w:history="1">
        <w:r w:rsidR="002E62EA">
          <w:rPr>
            <w:rFonts w:ascii="Calibri" w:hAnsi="Calibri" w:cs="Calibri" w:hint="eastAsia"/>
          </w:rPr>
          <w:t xml:space="preserve">5.2 </w:t>
        </w:r>
        <w:r w:rsidR="002E62EA">
          <w:rPr>
            <w:rFonts w:ascii="Calibri" w:hAnsi="Calibri" w:cs="Calibri" w:hint="eastAsia"/>
          </w:rPr>
          <w:t>数据采集与预处理模块</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_Toc10179 </w:instrText>
        </w:r>
        <w:r w:rsidR="002E62EA">
          <w:rPr>
            <w:rFonts w:ascii="Calibri" w:hAnsi="Calibri" w:cs="Calibri" w:hint="eastAsia"/>
          </w:rPr>
          <w:fldChar w:fldCharType="separate"/>
        </w:r>
        <w:r w:rsidR="002E62EA">
          <w:rPr>
            <w:rFonts w:ascii="Calibri" w:hAnsi="Calibri" w:cs="Calibri" w:hint="eastAsia"/>
          </w:rPr>
          <w:t>22</w:t>
        </w:r>
        <w:r w:rsidR="002E62EA">
          <w:rPr>
            <w:rFonts w:ascii="Calibri" w:hAnsi="Calibri" w:cs="Calibri" w:hint="eastAsia"/>
          </w:rPr>
          <w:fldChar w:fldCharType="end"/>
        </w:r>
      </w:hyperlink>
    </w:p>
    <w:p w14:paraId="28AA30B4" w14:textId="77777777" w:rsidR="00F012CA" w:rsidRDefault="000B4BD2">
      <w:pPr>
        <w:pStyle w:val="TOC3"/>
        <w:keepNext/>
        <w:keepLines/>
        <w:tabs>
          <w:tab w:val="right" w:leader="dot" w:pos="8306"/>
        </w:tabs>
        <w:spacing w:line="360" w:lineRule="auto"/>
        <w:ind w:left="960"/>
        <w:rPr>
          <w:rFonts w:ascii="Calibri" w:hAnsi="Calibri" w:cs="Calibri"/>
        </w:rPr>
      </w:pPr>
      <w:hyperlink w:anchor="_Toc8660" w:history="1">
        <w:r w:rsidR="002E62EA">
          <w:rPr>
            <w:rFonts w:ascii="Calibri" w:hAnsi="Calibri" w:cs="Calibri" w:hint="eastAsia"/>
          </w:rPr>
          <w:t xml:space="preserve">5.2.1 </w:t>
        </w:r>
        <w:r w:rsidR="002E62EA">
          <w:rPr>
            <w:rFonts w:ascii="Calibri" w:hAnsi="Calibri" w:cs="Calibri" w:hint="eastAsia"/>
          </w:rPr>
          <w:t>新闻爬取模块</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_Toc8660 </w:instrText>
        </w:r>
        <w:r w:rsidR="002E62EA">
          <w:rPr>
            <w:rFonts w:ascii="Calibri" w:hAnsi="Calibri" w:cs="Calibri" w:hint="eastAsia"/>
          </w:rPr>
          <w:fldChar w:fldCharType="separate"/>
        </w:r>
        <w:r w:rsidR="002E62EA">
          <w:rPr>
            <w:rFonts w:ascii="Calibri" w:hAnsi="Calibri" w:cs="Calibri" w:hint="eastAsia"/>
          </w:rPr>
          <w:t>22</w:t>
        </w:r>
        <w:r w:rsidR="002E62EA">
          <w:rPr>
            <w:rFonts w:ascii="Calibri" w:hAnsi="Calibri" w:cs="Calibri" w:hint="eastAsia"/>
          </w:rPr>
          <w:fldChar w:fldCharType="end"/>
        </w:r>
      </w:hyperlink>
    </w:p>
    <w:p w14:paraId="241B32F9" w14:textId="77777777" w:rsidR="00F012CA" w:rsidRDefault="000B4BD2">
      <w:pPr>
        <w:pStyle w:val="TOC3"/>
        <w:keepNext/>
        <w:keepLines/>
        <w:tabs>
          <w:tab w:val="right" w:leader="dot" w:pos="8306"/>
        </w:tabs>
        <w:spacing w:line="360" w:lineRule="auto"/>
        <w:ind w:left="960"/>
        <w:rPr>
          <w:rFonts w:ascii="Calibri" w:hAnsi="Calibri" w:cs="Calibri"/>
        </w:rPr>
      </w:pPr>
      <w:hyperlink w:anchor="_Toc8673" w:history="1">
        <w:r w:rsidR="002E62EA">
          <w:rPr>
            <w:rFonts w:ascii="Calibri" w:hAnsi="Calibri" w:cs="Calibri" w:hint="eastAsia"/>
          </w:rPr>
          <w:t xml:space="preserve">5.2.2 </w:t>
        </w:r>
        <w:r w:rsidR="002E62EA">
          <w:rPr>
            <w:rFonts w:ascii="Calibri" w:hAnsi="Calibri" w:cs="Calibri" w:hint="eastAsia"/>
          </w:rPr>
          <w:t>新闻评论爬取模块</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_Toc8673 </w:instrText>
        </w:r>
        <w:r w:rsidR="002E62EA">
          <w:rPr>
            <w:rFonts w:ascii="Calibri" w:hAnsi="Calibri" w:cs="Calibri" w:hint="eastAsia"/>
          </w:rPr>
          <w:fldChar w:fldCharType="separate"/>
        </w:r>
        <w:r w:rsidR="002E62EA">
          <w:rPr>
            <w:rFonts w:ascii="Calibri" w:hAnsi="Calibri" w:cs="Calibri" w:hint="eastAsia"/>
          </w:rPr>
          <w:t>24</w:t>
        </w:r>
        <w:r w:rsidR="002E62EA">
          <w:rPr>
            <w:rFonts w:ascii="Calibri" w:hAnsi="Calibri" w:cs="Calibri" w:hint="eastAsia"/>
          </w:rPr>
          <w:fldChar w:fldCharType="end"/>
        </w:r>
      </w:hyperlink>
    </w:p>
    <w:p w14:paraId="427F3C2B" w14:textId="77777777" w:rsidR="00F012CA" w:rsidRDefault="000B4BD2">
      <w:pPr>
        <w:pStyle w:val="TOC2"/>
        <w:keepNext/>
        <w:keepLines/>
        <w:tabs>
          <w:tab w:val="right" w:leader="dot" w:pos="8306"/>
        </w:tabs>
        <w:spacing w:line="360" w:lineRule="auto"/>
        <w:ind w:left="480"/>
        <w:rPr>
          <w:rFonts w:ascii="Calibri" w:hAnsi="Calibri" w:cs="Calibri"/>
        </w:rPr>
      </w:pPr>
      <w:hyperlink w:anchor="_Toc12905" w:history="1">
        <w:r w:rsidR="002E62EA">
          <w:rPr>
            <w:rFonts w:ascii="Calibri" w:hAnsi="Calibri" w:cs="Calibri" w:hint="eastAsia"/>
          </w:rPr>
          <w:t xml:space="preserve">5.3 </w:t>
        </w:r>
        <w:r w:rsidR="002E62EA">
          <w:rPr>
            <w:rFonts w:ascii="Calibri" w:hAnsi="Calibri" w:cs="Calibri" w:hint="eastAsia"/>
          </w:rPr>
          <w:t>情感分析模块</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_Toc12905 </w:instrText>
        </w:r>
        <w:r w:rsidR="002E62EA">
          <w:rPr>
            <w:rFonts w:ascii="Calibri" w:hAnsi="Calibri" w:cs="Calibri" w:hint="eastAsia"/>
          </w:rPr>
          <w:fldChar w:fldCharType="separate"/>
        </w:r>
        <w:r w:rsidR="002E62EA">
          <w:rPr>
            <w:rFonts w:ascii="Calibri" w:hAnsi="Calibri" w:cs="Calibri" w:hint="eastAsia"/>
          </w:rPr>
          <w:t>25</w:t>
        </w:r>
        <w:r w:rsidR="002E62EA">
          <w:rPr>
            <w:rFonts w:ascii="Calibri" w:hAnsi="Calibri" w:cs="Calibri" w:hint="eastAsia"/>
          </w:rPr>
          <w:fldChar w:fldCharType="end"/>
        </w:r>
      </w:hyperlink>
    </w:p>
    <w:p w14:paraId="263422ED" w14:textId="77777777" w:rsidR="00F012CA" w:rsidRDefault="000B4BD2">
      <w:pPr>
        <w:pStyle w:val="TOC3"/>
        <w:keepNext/>
        <w:keepLines/>
        <w:tabs>
          <w:tab w:val="right" w:leader="dot" w:pos="8306"/>
        </w:tabs>
        <w:spacing w:line="360" w:lineRule="auto"/>
        <w:ind w:left="960"/>
        <w:rPr>
          <w:rFonts w:ascii="Calibri" w:hAnsi="Calibri" w:cs="Calibri"/>
        </w:rPr>
      </w:pPr>
      <w:hyperlink w:anchor="_Toc31858" w:history="1">
        <w:r w:rsidR="002E62EA">
          <w:rPr>
            <w:rFonts w:ascii="Calibri" w:hAnsi="Calibri" w:cs="Calibri" w:hint="eastAsia"/>
          </w:rPr>
          <w:t xml:space="preserve">5.3.1 </w:t>
        </w:r>
        <w:r w:rsidR="002E62EA">
          <w:rPr>
            <w:rFonts w:ascii="Calibri" w:hAnsi="Calibri" w:cs="Calibri" w:hint="eastAsia"/>
          </w:rPr>
          <w:t>新闻情感分类模块</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_Toc31858 </w:instrText>
        </w:r>
        <w:r w:rsidR="002E62EA">
          <w:rPr>
            <w:rFonts w:ascii="Calibri" w:hAnsi="Calibri" w:cs="Calibri" w:hint="eastAsia"/>
          </w:rPr>
          <w:fldChar w:fldCharType="separate"/>
        </w:r>
        <w:r w:rsidR="002E62EA">
          <w:rPr>
            <w:rFonts w:ascii="Calibri" w:hAnsi="Calibri" w:cs="Calibri" w:hint="eastAsia"/>
          </w:rPr>
          <w:t>26</w:t>
        </w:r>
        <w:r w:rsidR="002E62EA">
          <w:rPr>
            <w:rFonts w:ascii="Calibri" w:hAnsi="Calibri" w:cs="Calibri" w:hint="eastAsia"/>
          </w:rPr>
          <w:fldChar w:fldCharType="end"/>
        </w:r>
      </w:hyperlink>
    </w:p>
    <w:p w14:paraId="392CA7C1" w14:textId="77777777" w:rsidR="00F012CA" w:rsidRDefault="000B4BD2">
      <w:pPr>
        <w:pStyle w:val="TOC3"/>
        <w:keepNext/>
        <w:keepLines/>
        <w:tabs>
          <w:tab w:val="right" w:leader="dot" w:pos="8306"/>
        </w:tabs>
        <w:spacing w:line="360" w:lineRule="auto"/>
        <w:ind w:left="960"/>
        <w:rPr>
          <w:rFonts w:ascii="Calibri" w:hAnsi="Calibri" w:cs="Calibri"/>
        </w:rPr>
      </w:pPr>
      <w:hyperlink w:anchor="_Toc25189" w:history="1">
        <w:r w:rsidR="002E62EA">
          <w:rPr>
            <w:rFonts w:ascii="Calibri" w:hAnsi="Calibri" w:cs="Calibri" w:hint="eastAsia"/>
          </w:rPr>
          <w:t xml:space="preserve">5.3.2 </w:t>
        </w:r>
        <w:r w:rsidR="002E62EA">
          <w:rPr>
            <w:rFonts w:ascii="Calibri" w:hAnsi="Calibri" w:cs="Calibri" w:hint="eastAsia"/>
          </w:rPr>
          <w:t>评论情感分类模块</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_Toc25189 </w:instrText>
        </w:r>
        <w:r w:rsidR="002E62EA">
          <w:rPr>
            <w:rFonts w:ascii="Calibri" w:hAnsi="Calibri" w:cs="Calibri" w:hint="eastAsia"/>
          </w:rPr>
          <w:fldChar w:fldCharType="separate"/>
        </w:r>
        <w:r w:rsidR="002E62EA">
          <w:rPr>
            <w:rFonts w:ascii="Calibri" w:hAnsi="Calibri" w:cs="Calibri" w:hint="eastAsia"/>
          </w:rPr>
          <w:t>30</w:t>
        </w:r>
        <w:r w:rsidR="002E62EA">
          <w:rPr>
            <w:rFonts w:ascii="Calibri" w:hAnsi="Calibri" w:cs="Calibri" w:hint="eastAsia"/>
          </w:rPr>
          <w:fldChar w:fldCharType="end"/>
        </w:r>
      </w:hyperlink>
    </w:p>
    <w:p w14:paraId="012C5FCC" w14:textId="77777777" w:rsidR="00F012CA" w:rsidRDefault="000B4BD2">
      <w:pPr>
        <w:pStyle w:val="TOC3"/>
        <w:keepNext/>
        <w:keepLines/>
        <w:tabs>
          <w:tab w:val="right" w:leader="dot" w:pos="8306"/>
        </w:tabs>
        <w:spacing w:line="360" w:lineRule="auto"/>
        <w:ind w:left="960"/>
        <w:rPr>
          <w:rFonts w:ascii="Calibri" w:hAnsi="Calibri" w:cs="Calibri"/>
        </w:rPr>
      </w:pPr>
      <w:hyperlink w:anchor="_Toc32661" w:history="1">
        <w:r w:rsidR="002E62EA">
          <w:rPr>
            <w:rFonts w:ascii="Calibri" w:hAnsi="Calibri" w:cs="Calibri" w:hint="eastAsia"/>
          </w:rPr>
          <w:t xml:space="preserve">5.3.3 </w:t>
        </w:r>
        <w:r w:rsidR="002E62EA">
          <w:rPr>
            <w:rFonts w:ascii="Calibri" w:hAnsi="Calibri" w:cs="Calibri" w:hint="eastAsia"/>
          </w:rPr>
          <w:t>文本聚类模块</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_Toc32661 </w:instrText>
        </w:r>
        <w:r w:rsidR="002E62EA">
          <w:rPr>
            <w:rFonts w:ascii="Calibri" w:hAnsi="Calibri" w:cs="Calibri" w:hint="eastAsia"/>
          </w:rPr>
          <w:fldChar w:fldCharType="separate"/>
        </w:r>
        <w:r w:rsidR="002E62EA">
          <w:rPr>
            <w:rFonts w:ascii="Calibri" w:hAnsi="Calibri" w:cs="Calibri" w:hint="eastAsia"/>
          </w:rPr>
          <w:t>34</w:t>
        </w:r>
        <w:r w:rsidR="002E62EA">
          <w:rPr>
            <w:rFonts w:ascii="Calibri" w:hAnsi="Calibri" w:cs="Calibri" w:hint="eastAsia"/>
          </w:rPr>
          <w:fldChar w:fldCharType="end"/>
        </w:r>
      </w:hyperlink>
    </w:p>
    <w:p w14:paraId="1E63CFEE" w14:textId="77777777" w:rsidR="00F012CA" w:rsidRDefault="000B4BD2">
      <w:pPr>
        <w:pStyle w:val="TOC2"/>
        <w:keepNext/>
        <w:keepLines/>
        <w:tabs>
          <w:tab w:val="right" w:leader="dot" w:pos="8306"/>
        </w:tabs>
        <w:spacing w:line="360" w:lineRule="auto"/>
        <w:ind w:left="480"/>
        <w:rPr>
          <w:rFonts w:ascii="Calibri" w:hAnsi="Calibri" w:cs="Calibri"/>
        </w:rPr>
      </w:pPr>
      <w:hyperlink w:anchor="_Toc10587" w:history="1">
        <w:r w:rsidR="002E62EA">
          <w:rPr>
            <w:rFonts w:ascii="Calibri" w:hAnsi="Calibri" w:cs="Calibri" w:hint="eastAsia"/>
          </w:rPr>
          <w:t xml:space="preserve">5.4 </w:t>
        </w:r>
        <w:r w:rsidR="002E62EA">
          <w:rPr>
            <w:rFonts w:ascii="Calibri" w:hAnsi="Calibri" w:cs="Calibri" w:hint="eastAsia"/>
          </w:rPr>
          <w:t>用户交互模块</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_Toc10587 </w:instrText>
        </w:r>
        <w:r w:rsidR="002E62EA">
          <w:rPr>
            <w:rFonts w:ascii="Calibri" w:hAnsi="Calibri" w:cs="Calibri" w:hint="eastAsia"/>
          </w:rPr>
          <w:fldChar w:fldCharType="separate"/>
        </w:r>
        <w:r w:rsidR="002E62EA">
          <w:rPr>
            <w:rFonts w:ascii="Calibri" w:hAnsi="Calibri" w:cs="Calibri" w:hint="eastAsia"/>
          </w:rPr>
          <w:t>36</w:t>
        </w:r>
        <w:r w:rsidR="002E62EA">
          <w:rPr>
            <w:rFonts w:ascii="Calibri" w:hAnsi="Calibri" w:cs="Calibri" w:hint="eastAsia"/>
          </w:rPr>
          <w:fldChar w:fldCharType="end"/>
        </w:r>
      </w:hyperlink>
    </w:p>
    <w:p w14:paraId="762CA77D" w14:textId="77777777" w:rsidR="00F012CA" w:rsidRDefault="000B4BD2">
      <w:pPr>
        <w:pStyle w:val="TOC3"/>
        <w:keepNext/>
        <w:keepLines/>
        <w:tabs>
          <w:tab w:val="right" w:leader="dot" w:pos="8306"/>
        </w:tabs>
        <w:spacing w:line="360" w:lineRule="auto"/>
        <w:ind w:left="960"/>
        <w:rPr>
          <w:rFonts w:ascii="Calibri" w:hAnsi="Calibri" w:cs="Calibri"/>
        </w:rPr>
      </w:pPr>
      <w:hyperlink w:anchor="_Toc7351" w:history="1">
        <w:r w:rsidR="002E62EA">
          <w:rPr>
            <w:rFonts w:ascii="Calibri" w:hAnsi="Calibri" w:cs="Calibri" w:hint="eastAsia"/>
          </w:rPr>
          <w:t xml:space="preserve">5.4.1 </w:t>
        </w:r>
        <w:r w:rsidR="002E62EA">
          <w:rPr>
            <w:rFonts w:ascii="Calibri" w:hAnsi="Calibri" w:cs="Calibri" w:hint="eastAsia"/>
          </w:rPr>
          <w:t>后台用户管理模块</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_Toc7351 </w:instrText>
        </w:r>
        <w:r w:rsidR="002E62EA">
          <w:rPr>
            <w:rFonts w:ascii="Calibri" w:hAnsi="Calibri" w:cs="Calibri" w:hint="eastAsia"/>
          </w:rPr>
          <w:fldChar w:fldCharType="separate"/>
        </w:r>
        <w:r w:rsidR="002E62EA">
          <w:rPr>
            <w:rFonts w:ascii="Calibri" w:hAnsi="Calibri" w:cs="Calibri" w:hint="eastAsia"/>
          </w:rPr>
          <w:t>36</w:t>
        </w:r>
        <w:r w:rsidR="002E62EA">
          <w:rPr>
            <w:rFonts w:ascii="Calibri" w:hAnsi="Calibri" w:cs="Calibri" w:hint="eastAsia"/>
          </w:rPr>
          <w:fldChar w:fldCharType="end"/>
        </w:r>
      </w:hyperlink>
    </w:p>
    <w:p w14:paraId="2A225D6F" w14:textId="77777777" w:rsidR="00F012CA" w:rsidRDefault="000B4BD2">
      <w:pPr>
        <w:pStyle w:val="TOC3"/>
        <w:keepNext/>
        <w:keepLines/>
        <w:tabs>
          <w:tab w:val="right" w:leader="dot" w:pos="8306"/>
        </w:tabs>
        <w:spacing w:line="360" w:lineRule="auto"/>
        <w:ind w:left="960"/>
        <w:rPr>
          <w:rFonts w:ascii="Calibri" w:hAnsi="Calibri" w:cs="Calibri"/>
        </w:rPr>
      </w:pPr>
      <w:hyperlink w:anchor="_Toc21124" w:history="1">
        <w:r w:rsidR="002E62EA">
          <w:rPr>
            <w:rFonts w:ascii="Calibri" w:hAnsi="Calibri" w:cs="Calibri" w:hint="eastAsia"/>
          </w:rPr>
          <w:t xml:space="preserve">5.4.2 </w:t>
        </w:r>
        <w:r w:rsidR="002E62EA">
          <w:rPr>
            <w:rFonts w:ascii="Calibri" w:hAnsi="Calibri" w:cs="Calibri" w:hint="eastAsia"/>
          </w:rPr>
          <w:t>后台新闻管理模块</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_Toc21124 </w:instrText>
        </w:r>
        <w:r w:rsidR="002E62EA">
          <w:rPr>
            <w:rFonts w:ascii="Calibri" w:hAnsi="Calibri" w:cs="Calibri" w:hint="eastAsia"/>
          </w:rPr>
          <w:fldChar w:fldCharType="separate"/>
        </w:r>
        <w:r w:rsidR="002E62EA">
          <w:rPr>
            <w:rFonts w:ascii="Calibri" w:hAnsi="Calibri" w:cs="Calibri" w:hint="eastAsia"/>
          </w:rPr>
          <w:t>39</w:t>
        </w:r>
        <w:r w:rsidR="002E62EA">
          <w:rPr>
            <w:rFonts w:ascii="Calibri" w:hAnsi="Calibri" w:cs="Calibri" w:hint="eastAsia"/>
          </w:rPr>
          <w:fldChar w:fldCharType="end"/>
        </w:r>
      </w:hyperlink>
    </w:p>
    <w:p w14:paraId="036746AA" w14:textId="77777777" w:rsidR="00F012CA" w:rsidRDefault="000B4BD2">
      <w:pPr>
        <w:pStyle w:val="TOC1"/>
        <w:keepNext/>
        <w:keepLines/>
        <w:tabs>
          <w:tab w:val="right" w:leader="dot" w:pos="8306"/>
        </w:tabs>
        <w:spacing w:line="360" w:lineRule="auto"/>
        <w:rPr>
          <w:rFonts w:ascii="Calibri" w:hAnsi="Calibri" w:cs="Calibri"/>
        </w:rPr>
      </w:pPr>
      <w:hyperlink w:anchor="_Toc7084" w:history="1">
        <w:r w:rsidR="002E62EA">
          <w:rPr>
            <w:rFonts w:ascii="Calibri" w:hAnsi="Calibri" w:cs="Calibri" w:hint="eastAsia"/>
          </w:rPr>
          <w:t xml:space="preserve">6. </w:t>
        </w:r>
        <w:r w:rsidR="002E62EA">
          <w:rPr>
            <w:rFonts w:ascii="Calibri" w:hAnsi="Calibri" w:cs="Calibri" w:hint="eastAsia"/>
          </w:rPr>
          <w:t>运行测试</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_Toc7084 </w:instrText>
        </w:r>
        <w:r w:rsidR="002E62EA">
          <w:rPr>
            <w:rFonts w:ascii="Calibri" w:hAnsi="Calibri" w:cs="Calibri" w:hint="eastAsia"/>
          </w:rPr>
          <w:fldChar w:fldCharType="separate"/>
        </w:r>
        <w:r w:rsidR="002E62EA">
          <w:rPr>
            <w:rFonts w:ascii="Calibri" w:hAnsi="Calibri" w:cs="Calibri" w:hint="eastAsia"/>
          </w:rPr>
          <w:t>41</w:t>
        </w:r>
        <w:r w:rsidR="002E62EA">
          <w:rPr>
            <w:rFonts w:ascii="Calibri" w:hAnsi="Calibri" w:cs="Calibri" w:hint="eastAsia"/>
          </w:rPr>
          <w:fldChar w:fldCharType="end"/>
        </w:r>
      </w:hyperlink>
    </w:p>
    <w:p w14:paraId="2C0EAB58" w14:textId="77777777" w:rsidR="00F012CA" w:rsidRDefault="000B4BD2">
      <w:pPr>
        <w:pStyle w:val="TOC2"/>
        <w:keepNext/>
        <w:keepLines/>
        <w:tabs>
          <w:tab w:val="right" w:leader="dot" w:pos="8306"/>
        </w:tabs>
        <w:spacing w:line="360" w:lineRule="auto"/>
        <w:ind w:left="480"/>
        <w:rPr>
          <w:rFonts w:ascii="Calibri" w:hAnsi="Calibri" w:cs="Calibri"/>
        </w:rPr>
      </w:pPr>
      <w:hyperlink w:anchor="_Toc29180" w:history="1">
        <w:r w:rsidR="002E62EA">
          <w:rPr>
            <w:rFonts w:ascii="Calibri" w:hAnsi="Calibri" w:cs="Calibri" w:hint="eastAsia"/>
          </w:rPr>
          <w:t xml:space="preserve">6.1 </w:t>
        </w:r>
        <w:r w:rsidR="002E62EA">
          <w:rPr>
            <w:rFonts w:ascii="Calibri" w:hAnsi="Calibri" w:cs="Calibri" w:hint="eastAsia"/>
          </w:rPr>
          <w:t>测试计划</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_Toc29180 </w:instrText>
        </w:r>
        <w:r w:rsidR="002E62EA">
          <w:rPr>
            <w:rFonts w:ascii="Calibri" w:hAnsi="Calibri" w:cs="Calibri" w:hint="eastAsia"/>
          </w:rPr>
          <w:fldChar w:fldCharType="separate"/>
        </w:r>
        <w:r w:rsidR="002E62EA">
          <w:rPr>
            <w:rFonts w:ascii="Calibri" w:hAnsi="Calibri" w:cs="Calibri" w:hint="eastAsia"/>
          </w:rPr>
          <w:t>41</w:t>
        </w:r>
        <w:r w:rsidR="002E62EA">
          <w:rPr>
            <w:rFonts w:ascii="Calibri" w:hAnsi="Calibri" w:cs="Calibri" w:hint="eastAsia"/>
          </w:rPr>
          <w:fldChar w:fldCharType="end"/>
        </w:r>
      </w:hyperlink>
    </w:p>
    <w:p w14:paraId="49D022AA" w14:textId="77777777" w:rsidR="00F012CA" w:rsidRDefault="000B4BD2">
      <w:pPr>
        <w:pStyle w:val="TOC2"/>
        <w:keepNext/>
        <w:keepLines/>
        <w:tabs>
          <w:tab w:val="right" w:leader="dot" w:pos="8306"/>
        </w:tabs>
        <w:spacing w:line="360" w:lineRule="auto"/>
        <w:ind w:left="480"/>
        <w:rPr>
          <w:rFonts w:ascii="Calibri" w:hAnsi="Calibri" w:cs="Calibri"/>
        </w:rPr>
      </w:pPr>
      <w:hyperlink w:anchor="_Toc17765" w:history="1">
        <w:r w:rsidR="002E62EA">
          <w:rPr>
            <w:rFonts w:ascii="Calibri" w:hAnsi="Calibri" w:cs="Calibri" w:hint="eastAsia"/>
          </w:rPr>
          <w:t xml:space="preserve">6.2 </w:t>
        </w:r>
        <w:r w:rsidR="002E62EA">
          <w:rPr>
            <w:rFonts w:ascii="Calibri" w:hAnsi="Calibri" w:cs="Calibri" w:hint="eastAsia"/>
          </w:rPr>
          <w:t>测试结果分析</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_Toc17765 </w:instrText>
        </w:r>
        <w:r w:rsidR="002E62EA">
          <w:rPr>
            <w:rFonts w:ascii="Calibri" w:hAnsi="Calibri" w:cs="Calibri" w:hint="eastAsia"/>
          </w:rPr>
          <w:fldChar w:fldCharType="separate"/>
        </w:r>
        <w:r w:rsidR="002E62EA">
          <w:rPr>
            <w:rFonts w:ascii="Calibri" w:hAnsi="Calibri" w:cs="Calibri" w:hint="eastAsia"/>
          </w:rPr>
          <w:t>41</w:t>
        </w:r>
        <w:r w:rsidR="002E62EA">
          <w:rPr>
            <w:rFonts w:ascii="Calibri" w:hAnsi="Calibri" w:cs="Calibri" w:hint="eastAsia"/>
          </w:rPr>
          <w:fldChar w:fldCharType="end"/>
        </w:r>
      </w:hyperlink>
    </w:p>
    <w:p w14:paraId="50CEA97A" w14:textId="77777777" w:rsidR="00F012CA" w:rsidRDefault="000B4BD2">
      <w:pPr>
        <w:pStyle w:val="TOC3"/>
        <w:keepNext/>
        <w:keepLines/>
        <w:tabs>
          <w:tab w:val="right" w:leader="dot" w:pos="8306"/>
        </w:tabs>
        <w:spacing w:line="360" w:lineRule="auto"/>
        <w:ind w:left="960"/>
        <w:rPr>
          <w:rFonts w:ascii="Calibri" w:hAnsi="Calibri" w:cs="Calibri"/>
        </w:rPr>
      </w:pPr>
      <w:hyperlink w:anchor="_Toc17675" w:history="1">
        <w:r w:rsidR="002E62EA">
          <w:rPr>
            <w:rFonts w:ascii="Calibri" w:hAnsi="Calibri" w:cs="Calibri" w:hint="eastAsia"/>
          </w:rPr>
          <w:t xml:space="preserve">6.2.1 </w:t>
        </w:r>
        <w:r w:rsidR="002E62EA">
          <w:rPr>
            <w:rFonts w:ascii="Calibri" w:hAnsi="Calibri" w:cs="Calibri" w:hint="eastAsia"/>
          </w:rPr>
          <w:t>数据爬取与预处理测试</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_Toc17675 </w:instrText>
        </w:r>
        <w:r w:rsidR="002E62EA">
          <w:rPr>
            <w:rFonts w:ascii="Calibri" w:hAnsi="Calibri" w:cs="Calibri" w:hint="eastAsia"/>
          </w:rPr>
          <w:fldChar w:fldCharType="separate"/>
        </w:r>
        <w:r w:rsidR="002E62EA">
          <w:rPr>
            <w:rFonts w:ascii="Calibri" w:hAnsi="Calibri" w:cs="Calibri" w:hint="eastAsia"/>
          </w:rPr>
          <w:t>41</w:t>
        </w:r>
        <w:r w:rsidR="002E62EA">
          <w:rPr>
            <w:rFonts w:ascii="Calibri" w:hAnsi="Calibri" w:cs="Calibri" w:hint="eastAsia"/>
          </w:rPr>
          <w:fldChar w:fldCharType="end"/>
        </w:r>
      </w:hyperlink>
    </w:p>
    <w:p w14:paraId="23487F5E" w14:textId="77777777" w:rsidR="00F012CA" w:rsidRDefault="000B4BD2">
      <w:pPr>
        <w:pStyle w:val="TOC3"/>
        <w:keepNext/>
        <w:keepLines/>
        <w:tabs>
          <w:tab w:val="right" w:leader="dot" w:pos="8306"/>
        </w:tabs>
        <w:spacing w:line="360" w:lineRule="auto"/>
        <w:ind w:left="960"/>
        <w:rPr>
          <w:rFonts w:ascii="Calibri" w:hAnsi="Calibri" w:cs="Calibri"/>
        </w:rPr>
      </w:pPr>
      <w:hyperlink w:anchor="_Toc8617" w:history="1">
        <w:r w:rsidR="002E62EA">
          <w:rPr>
            <w:rFonts w:ascii="Calibri" w:hAnsi="Calibri" w:cs="Calibri" w:hint="eastAsia"/>
          </w:rPr>
          <w:t xml:space="preserve">6.2.2 </w:t>
        </w:r>
        <w:r w:rsidR="002E62EA">
          <w:rPr>
            <w:rFonts w:ascii="Calibri" w:hAnsi="Calibri" w:cs="Calibri" w:hint="eastAsia"/>
          </w:rPr>
          <w:t>情感分类功能测试</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_Toc8617 </w:instrText>
        </w:r>
        <w:r w:rsidR="002E62EA">
          <w:rPr>
            <w:rFonts w:ascii="Calibri" w:hAnsi="Calibri" w:cs="Calibri" w:hint="eastAsia"/>
          </w:rPr>
          <w:fldChar w:fldCharType="separate"/>
        </w:r>
        <w:r w:rsidR="002E62EA">
          <w:rPr>
            <w:rFonts w:ascii="Calibri" w:hAnsi="Calibri" w:cs="Calibri" w:hint="eastAsia"/>
          </w:rPr>
          <w:t>42</w:t>
        </w:r>
        <w:r w:rsidR="002E62EA">
          <w:rPr>
            <w:rFonts w:ascii="Calibri" w:hAnsi="Calibri" w:cs="Calibri" w:hint="eastAsia"/>
          </w:rPr>
          <w:fldChar w:fldCharType="end"/>
        </w:r>
      </w:hyperlink>
    </w:p>
    <w:p w14:paraId="2F4B0F05" w14:textId="77777777" w:rsidR="00F012CA" w:rsidRDefault="000B4BD2">
      <w:pPr>
        <w:pStyle w:val="TOC1"/>
        <w:keepNext/>
        <w:keepLines/>
        <w:tabs>
          <w:tab w:val="right" w:leader="dot" w:pos="8306"/>
        </w:tabs>
        <w:spacing w:line="360" w:lineRule="auto"/>
        <w:rPr>
          <w:rFonts w:ascii="Calibri" w:hAnsi="Calibri" w:cs="Calibri"/>
        </w:rPr>
      </w:pPr>
      <w:hyperlink w:anchor="_Toc23956" w:history="1">
        <w:r w:rsidR="002E62EA">
          <w:rPr>
            <w:rFonts w:ascii="Calibri" w:hAnsi="Calibri" w:cs="Calibri" w:hint="eastAsia"/>
          </w:rPr>
          <w:t xml:space="preserve">7. </w:t>
        </w:r>
        <w:r w:rsidR="002E62EA">
          <w:rPr>
            <w:rFonts w:ascii="Calibri" w:hAnsi="Calibri" w:cs="Calibri" w:hint="eastAsia"/>
          </w:rPr>
          <w:t>运行结果</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_Toc23956 </w:instrText>
        </w:r>
        <w:r w:rsidR="002E62EA">
          <w:rPr>
            <w:rFonts w:ascii="Calibri" w:hAnsi="Calibri" w:cs="Calibri" w:hint="eastAsia"/>
          </w:rPr>
          <w:fldChar w:fldCharType="separate"/>
        </w:r>
        <w:r w:rsidR="002E62EA">
          <w:rPr>
            <w:rFonts w:ascii="Calibri" w:hAnsi="Calibri" w:cs="Calibri" w:hint="eastAsia"/>
          </w:rPr>
          <w:t>44</w:t>
        </w:r>
        <w:r w:rsidR="002E62EA">
          <w:rPr>
            <w:rFonts w:ascii="Calibri" w:hAnsi="Calibri" w:cs="Calibri" w:hint="eastAsia"/>
          </w:rPr>
          <w:fldChar w:fldCharType="end"/>
        </w:r>
      </w:hyperlink>
    </w:p>
    <w:p w14:paraId="6D8BEC6F" w14:textId="77777777" w:rsidR="00F012CA" w:rsidRDefault="000B4BD2">
      <w:pPr>
        <w:pStyle w:val="TOC2"/>
        <w:keepNext/>
        <w:keepLines/>
        <w:tabs>
          <w:tab w:val="right" w:leader="dot" w:pos="8306"/>
        </w:tabs>
        <w:spacing w:line="360" w:lineRule="auto"/>
        <w:ind w:left="480"/>
        <w:rPr>
          <w:rFonts w:ascii="Calibri" w:hAnsi="Calibri" w:cs="Calibri"/>
        </w:rPr>
      </w:pPr>
      <w:hyperlink w:anchor="_Toc18228" w:history="1">
        <w:r w:rsidR="002E62EA">
          <w:rPr>
            <w:rFonts w:ascii="Calibri" w:hAnsi="Calibri" w:cs="Calibri" w:hint="eastAsia"/>
          </w:rPr>
          <w:t xml:space="preserve">7.1 </w:t>
        </w:r>
        <w:r w:rsidR="002E62EA">
          <w:rPr>
            <w:rFonts w:ascii="Calibri" w:hAnsi="Calibri" w:cs="Calibri" w:hint="eastAsia"/>
          </w:rPr>
          <w:t>数据爬取与预处理运行结果</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_Toc18228 </w:instrText>
        </w:r>
        <w:r w:rsidR="002E62EA">
          <w:rPr>
            <w:rFonts w:ascii="Calibri" w:hAnsi="Calibri" w:cs="Calibri" w:hint="eastAsia"/>
          </w:rPr>
          <w:fldChar w:fldCharType="separate"/>
        </w:r>
        <w:r w:rsidR="002E62EA">
          <w:rPr>
            <w:rFonts w:ascii="Calibri" w:hAnsi="Calibri" w:cs="Calibri" w:hint="eastAsia"/>
          </w:rPr>
          <w:t>44</w:t>
        </w:r>
        <w:r w:rsidR="002E62EA">
          <w:rPr>
            <w:rFonts w:ascii="Calibri" w:hAnsi="Calibri" w:cs="Calibri" w:hint="eastAsia"/>
          </w:rPr>
          <w:fldChar w:fldCharType="end"/>
        </w:r>
      </w:hyperlink>
    </w:p>
    <w:p w14:paraId="2BFA5251" w14:textId="77777777" w:rsidR="00F012CA" w:rsidRDefault="000B4BD2">
      <w:pPr>
        <w:pStyle w:val="TOC2"/>
        <w:keepNext/>
        <w:keepLines/>
        <w:tabs>
          <w:tab w:val="right" w:leader="dot" w:pos="8306"/>
        </w:tabs>
        <w:spacing w:line="360" w:lineRule="auto"/>
        <w:ind w:left="480"/>
        <w:rPr>
          <w:rFonts w:ascii="Calibri" w:hAnsi="Calibri" w:cs="Calibri"/>
        </w:rPr>
      </w:pPr>
      <w:hyperlink w:anchor="_Toc14880" w:history="1">
        <w:r w:rsidR="002E62EA">
          <w:rPr>
            <w:rFonts w:ascii="Calibri" w:hAnsi="Calibri" w:cs="Calibri" w:hint="eastAsia"/>
          </w:rPr>
          <w:t xml:space="preserve">7.2 </w:t>
        </w:r>
        <w:r w:rsidR="002E62EA">
          <w:rPr>
            <w:rFonts w:ascii="Calibri" w:hAnsi="Calibri" w:cs="Calibri" w:hint="eastAsia"/>
          </w:rPr>
          <w:t>情感分类运行结果</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_Toc14880 </w:instrText>
        </w:r>
        <w:r w:rsidR="002E62EA">
          <w:rPr>
            <w:rFonts w:ascii="Calibri" w:hAnsi="Calibri" w:cs="Calibri" w:hint="eastAsia"/>
          </w:rPr>
          <w:fldChar w:fldCharType="separate"/>
        </w:r>
        <w:r w:rsidR="002E62EA">
          <w:rPr>
            <w:rFonts w:ascii="Calibri" w:hAnsi="Calibri" w:cs="Calibri" w:hint="eastAsia"/>
          </w:rPr>
          <w:t>45</w:t>
        </w:r>
        <w:r w:rsidR="002E62EA">
          <w:rPr>
            <w:rFonts w:ascii="Calibri" w:hAnsi="Calibri" w:cs="Calibri" w:hint="eastAsia"/>
          </w:rPr>
          <w:fldChar w:fldCharType="end"/>
        </w:r>
      </w:hyperlink>
    </w:p>
    <w:p w14:paraId="3D34A7CC" w14:textId="77777777" w:rsidR="00F012CA" w:rsidRDefault="000B4BD2">
      <w:pPr>
        <w:pStyle w:val="TOC2"/>
        <w:keepNext/>
        <w:keepLines/>
        <w:tabs>
          <w:tab w:val="right" w:leader="dot" w:pos="8306"/>
        </w:tabs>
        <w:spacing w:line="360" w:lineRule="auto"/>
        <w:ind w:left="480"/>
        <w:rPr>
          <w:rFonts w:ascii="Calibri" w:hAnsi="Calibri" w:cs="Calibri"/>
        </w:rPr>
      </w:pPr>
      <w:hyperlink w:anchor="_Toc31271" w:history="1">
        <w:r w:rsidR="002E62EA">
          <w:rPr>
            <w:rFonts w:ascii="Calibri" w:hAnsi="Calibri" w:cs="Calibri" w:hint="eastAsia"/>
          </w:rPr>
          <w:t xml:space="preserve">7.3 </w:t>
        </w:r>
        <w:r w:rsidR="002E62EA">
          <w:rPr>
            <w:rFonts w:ascii="Calibri" w:hAnsi="Calibri" w:cs="Calibri" w:hint="eastAsia"/>
          </w:rPr>
          <w:t>文本聚类运行结果</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_Toc31271 </w:instrText>
        </w:r>
        <w:r w:rsidR="002E62EA">
          <w:rPr>
            <w:rFonts w:ascii="Calibri" w:hAnsi="Calibri" w:cs="Calibri" w:hint="eastAsia"/>
          </w:rPr>
          <w:fldChar w:fldCharType="separate"/>
        </w:r>
        <w:r w:rsidR="002E62EA">
          <w:rPr>
            <w:rFonts w:ascii="Calibri" w:hAnsi="Calibri" w:cs="Calibri" w:hint="eastAsia"/>
          </w:rPr>
          <w:t>46</w:t>
        </w:r>
        <w:r w:rsidR="002E62EA">
          <w:rPr>
            <w:rFonts w:ascii="Calibri" w:hAnsi="Calibri" w:cs="Calibri" w:hint="eastAsia"/>
          </w:rPr>
          <w:fldChar w:fldCharType="end"/>
        </w:r>
      </w:hyperlink>
    </w:p>
    <w:p w14:paraId="281603B2" w14:textId="77777777" w:rsidR="00F012CA" w:rsidRDefault="000B4BD2">
      <w:pPr>
        <w:pStyle w:val="TOC1"/>
        <w:keepNext/>
        <w:keepLines/>
        <w:tabs>
          <w:tab w:val="right" w:leader="dot" w:pos="8306"/>
        </w:tabs>
        <w:spacing w:line="360" w:lineRule="auto"/>
        <w:rPr>
          <w:rFonts w:ascii="Calibri" w:hAnsi="Calibri" w:cs="Calibri"/>
        </w:rPr>
      </w:pPr>
      <w:hyperlink w:anchor="_Toc14113" w:history="1">
        <w:r w:rsidR="002E62EA">
          <w:rPr>
            <w:rFonts w:ascii="Calibri" w:hAnsi="Calibri" w:cs="Calibri" w:hint="eastAsia"/>
          </w:rPr>
          <w:t>总结</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_Toc14113 </w:instrText>
        </w:r>
        <w:r w:rsidR="002E62EA">
          <w:rPr>
            <w:rFonts w:ascii="Calibri" w:hAnsi="Calibri" w:cs="Calibri" w:hint="eastAsia"/>
          </w:rPr>
          <w:fldChar w:fldCharType="separate"/>
        </w:r>
        <w:r w:rsidR="002E62EA">
          <w:rPr>
            <w:rFonts w:ascii="Calibri" w:hAnsi="Calibri" w:cs="Calibri" w:hint="eastAsia"/>
          </w:rPr>
          <w:t>47</w:t>
        </w:r>
        <w:r w:rsidR="002E62EA">
          <w:rPr>
            <w:rFonts w:ascii="Calibri" w:hAnsi="Calibri" w:cs="Calibri" w:hint="eastAsia"/>
          </w:rPr>
          <w:fldChar w:fldCharType="end"/>
        </w:r>
      </w:hyperlink>
    </w:p>
    <w:p w14:paraId="6F987B2F" w14:textId="77777777" w:rsidR="00F012CA" w:rsidRDefault="000B4BD2">
      <w:pPr>
        <w:pStyle w:val="TOC1"/>
        <w:keepNext/>
        <w:keepLines/>
        <w:tabs>
          <w:tab w:val="right" w:leader="dot" w:pos="8306"/>
        </w:tabs>
        <w:spacing w:line="360" w:lineRule="auto"/>
        <w:rPr>
          <w:rFonts w:ascii="Calibri" w:hAnsi="Calibri" w:cs="Calibri"/>
        </w:rPr>
      </w:pPr>
      <w:hyperlink w:anchor="_Toc29366" w:history="1">
        <w:r w:rsidR="002E62EA">
          <w:rPr>
            <w:rFonts w:ascii="Calibri" w:hAnsi="Calibri" w:cs="Calibri" w:hint="eastAsia"/>
          </w:rPr>
          <w:t>致谢</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_Toc29366 </w:instrText>
        </w:r>
        <w:r w:rsidR="002E62EA">
          <w:rPr>
            <w:rFonts w:ascii="Calibri" w:hAnsi="Calibri" w:cs="Calibri" w:hint="eastAsia"/>
          </w:rPr>
          <w:fldChar w:fldCharType="separate"/>
        </w:r>
        <w:r w:rsidR="002E62EA">
          <w:rPr>
            <w:rFonts w:ascii="Calibri" w:hAnsi="Calibri" w:cs="Calibri" w:hint="eastAsia"/>
          </w:rPr>
          <w:t>48</w:t>
        </w:r>
        <w:r w:rsidR="002E62EA">
          <w:rPr>
            <w:rFonts w:ascii="Calibri" w:hAnsi="Calibri" w:cs="Calibri" w:hint="eastAsia"/>
          </w:rPr>
          <w:fldChar w:fldCharType="end"/>
        </w:r>
      </w:hyperlink>
    </w:p>
    <w:p w14:paraId="47BAAAC4" w14:textId="77777777" w:rsidR="00F012CA" w:rsidRDefault="000B4BD2">
      <w:pPr>
        <w:pStyle w:val="TOC1"/>
        <w:keepNext/>
        <w:keepLines/>
        <w:tabs>
          <w:tab w:val="right" w:leader="dot" w:pos="8306"/>
        </w:tabs>
        <w:spacing w:line="360" w:lineRule="auto"/>
        <w:rPr>
          <w:rFonts w:ascii="Calibri" w:hAnsi="Calibri" w:cs="Calibri"/>
        </w:rPr>
      </w:pPr>
      <w:hyperlink w:anchor="_Toc27484" w:history="1">
        <w:r w:rsidR="002E62EA">
          <w:rPr>
            <w:rFonts w:ascii="Calibri" w:hAnsi="Calibri" w:cs="Calibri" w:hint="eastAsia"/>
          </w:rPr>
          <w:t>参考文献</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_Toc27484 </w:instrText>
        </w:r>
        <w:r w:rsidR="002E62EA">
          <w:rPr>
            <w:rFonts w:ascii="Calibri" w:hAnsi="Calibri" w:cs="Calibri" w:hint="eastAsia"/>
          </w:rPr>
          <w:fldChar w:fldCharType="separate"/>
        </w:r>
        <w:r w:rsidR="002E62EA">
          <w:rPr>
            <w:rFonts w:ascii="Calibri" w:hAnsi="Calibri" w:cs="Calibri" w:hint="eastAsia"/>
          </w:rPr>
          <w:t>49</w:t>
        </w:r>
        <w:r w:rsidR="002E62EA">
          <w:rPr>
            <w:rFonts w:ascii="Calibri" w:hAnsi="Calibri" w:cs="Calibri" w:hint="eastAsia"/>
          </w:rPr>
          <w:fldChar w:fldCharType="end"/>
        </w:r>
      </w:hyperlink>
    </w:p>
    <w:p w14:paraId="5F36023C" w14:textId="77777777" w:rsidR="00F012CA" w:rsidRDefault="002E62EA">
      <w:pPr>
        <w:pStyle w:val="af"/>
        <w:keepNext/>
        <w:keepLines/>
        <w:spacing w:before="0" w:after="0" w:line="360" w:lineRule="auto"/>
        <w:outlineLvl w:val="9"/>
        <w:rPr>
          <w:rFonts w:ascii="Calibri" w:hAnsi="Calibri" w:cs="Calibri"/>
          <w:sz w:val="24"/>
          <w:szCs w:val="24"/>
        </w:rPr>
        <w:sectPr w:rsidR="00F012CA">
          <w:headerReference w:type="even" r:id="rId11"/>
          <w:headerReference w:type="default" r:id="rId12"/>
          <w:footerReference w:type="even" r:id="rId13"/>
          <w:pgSz w:w="11906" w:h="16838"/>
          <w:pgMar w:top="1440" w:right="1800" w:bottom="1440" w:left="1800" w:header="851" w:footer="992" w:gutter="0"/>
          <w:pgNumType w:start="0"/>
          <w:cols w:space="720"/>
          <w:titlePg/>
          <w:docGrid w:type="lines" w:linePitch="312"/>
        </w:sectPr>
      </w:pPr>
      <w:r>
        <w:rPr>
          <w:rFonts w:ascii="Calibri" w:hAnsi="Calibri" w:cs="Calibri" w:hint="eastAsia"/>
          <w:sz w:val="24"/>
          <w:szCs w:val="24"/>
        </w:rPr>
        <w:fldChar w:fldCharType="end"/>
      </w:r>
    </w:p>
    <w:p w14:paraId="36009A41" w14:textId="77777777" w:rsidR="00F012CA" w:rsidRDefault="002E62EA">
      <w:pPr>
        <w:pStyle w:val="1"/>
        <w:rPr>
          <w:rFonts w:ascii="Calibri" w:hAnsi="Calibri"/>
          <w:kern w:val="2"/>
          <w:szCs w:val="32"/>
        </w:rPr>
      </w:pPr>
      <w:bookmarkStart w:id="3" w:name="_Toc19827"/>
      <w:bookmarkStart w:id="4" w:name="_Toc286648689"/>
      <w:bookmarkStart w:id="5" w:name="_Toc292110434"/>
      <w:r>
        <w:rPr>
          <w:rFonts w:ascii="Calibri" w:hAnsi="Calibri" w:cs="Calibri"/>
          <w:kern w:val="2"/>
          <w:szCs w:val="32"/>
        </w:rPr>
        <w:lastRenderedPageBreak/>
        <w:t>1</w:t>
      </w:r>
      <w:r>
        <w:rPr>
          <w:rFonts w:ascii="Calibri" w:hAnsi="Calibri" w:cs="Calibri"/>
          <w:kern w:val="2"/>
          <w:szCs w:val="32"/>
        </w:rPr>
        <w:t>．</w:t>
      </w:r>
      <w:r>
        <w:rPr>
          <w:rFonts w:ascii="Calibri" w:hAnsi="Calibri" w:hint="eastAsia"/>
          <w:kern w:val="2"/>
          <w:szCs w:val="32"/>
        </w:rPr>
        <w:t>绪论</w:t>
      </w:r>
      <w:bookmarkEnd w:id="3"/>
    </w:p>
    <w:p w14:paraId="502A7D03" w14:textId="77777777" w:rsidR="00F012CA" w:rsidRDefault="002E62EA">
      <w:pPr>
        <w:pStyle w:val="2"/>
        <w:rPr>
          <w:rFonts w:ascii="Calibri" w:hAnsi="Calibri"/>
          <w:szCs w:val="30"/>
        </w:rPr>
      </w:pPr>
      <w:bookmarkStart w:id="6" w:name="_Toc19556"/>
      <w:r>
        <w:rPr>
          <w:rFonts w:cs="Cambria"/>
          <w:szCs w:val="30"/>
        </w:rPr>
        <w:t xml:space="preserve">1.1 </w:t>
      </w:r>
      <w:r>
        <w:rPr>
          <w:rFonts w:ascii="Calibri" w:hAnsi="Calibri" w:hint="eastAsia"/>
          <w:szCs w:val="30"/>
        </w:rPr>
        <w:t>研究背景</w:t>
      </w:r>
      <w:bookmarkEnd w:id="6"/>
    </w:p>
    <w:p w14:paraId="1ED0B58B" w14:textId="1DDF45DF" w:rsidR="00D202F0" w:rsidRDefault="00D202F0" w:rsidP="00D202F0">
      <w:pPr>
        <w:spacing w:line="400" w:lineRule="exact"/>
        <w:ind w:firstLineChars="200" w:firstLine="480"/>
      </w:pPr>
      <w:del w:id="7" w:author="魏冬梅" w:date="2022-04-12T15:46:00Z">
        <w:r w:rsidRPr="0097297D" w:rsidDel="008643D9">
          <w:delText>目前，网络正以一种非同寻常的的冲击力影响着人类的活动，网络的出现和发展，颠覆了传统信息的传播方式，冲破了传统交流方式中时间和空间上的种种限制，使人类从形式到内容，从物质到精神，从生产到生活的各种活动发生了极大的转变，并且给人类带来了新的机遇和挑战。</w:delText>
        </w:r>
      </w:del>
      <w:r w:rsidRPr="0097297D">
        <w:t>随着Internet在全球的迅速发展，社会信息化强度迅速增强，尤其是在电子商务、网上购物、信息查询和动态发布等商业化浪潮的推动下，Web站点提供的信息服务要求用户和Web服务器之间能够进行实时、动态、高效的交互，传统的静态页面无法实现这一功能，这就要求Web与数据库相结合。2</w:t>
      </w:r>
      <w:r w:rsidR="003451B4">
        <w:t>2</w:t>
      </w:r>
      <w:r w:rsidRPr="0097297D">
        <w:t>世纪作为Internet和Web的世界，传统的信息处理方式已经满足不了信息技术产业发展的要求，对于运用计算机来辅助协调和管理的需求正逐步提高</w:t>
      </w:r>
      <w:r>
        <w:rPr>
          <w:rFonts w:hint="eastAsia"/>
        </w:rPr>
        <w:t>。</w:t>
      </w:r>
    </w:p>
    <w:p w14:paraId="5B5D213B" w14:textId="1A8F5B31" w:rsidR="00D202F0" w:rsidRPr="00D202F0" w:rsidRDefault="00D202F0" w:rsidP="00D202F0">
      <w:pPr>
        <w:spacing w:line="400" w:lineRule="exact"/>
        <w:ind w:firstLineChars="200" w:firstLine="480"/>
      </w:pPr>
      <w:del w:id="8" w:author="魏冬梅" w:date="2022-04-12T15:46:00Z">
        <w:r w:rsidRPr="0097297D" w:rsidDel="008643D9">
          <w:rPr>
            <w:rFonts w:hint="eastAsia"/>
          </w:rPr>
          <w:delText>本次</w:delText>
        </w:r>
        <w:r w:rsidR="003451B4" w:rsidDel="008643D9">
          <w:rPr>
            <w:rFonts w:hint="eastAsia"/>
          </w:rPr>
          <w:delText>项目</w:delText>
        </w:r>
        <w:r w:rsidRPr="0097297D" w:rsidDel="008643D9">
          <w:rPr>
            <w:rFonts w:hint="eastAsia"/>
          </w:rPr>
          <w:delText>的目的，</w:delText>
        </w:r>
      </w:del>
      <w:ins w:id="9" w:author="魏冬梅" w:date="2022-04-12T15:46:00Z">
        <w:r w:rsidR="008643D9">
          <w:rPr>
            <w:rFonts w:hint="eastAsia"/>
          </w:rPr>
          <w:t>本项目的主要内容是</w:t>
        </w:r>
      </w:ins>
      <w:ins w:id="10" w:author="魏冬梅" w:date="2022-04-12T15:47:00Z">
        <w:r w:rsidR="004B2619">
          <w:rPr>
            <w:rFonts w:hint="eastAsia"/>
          </w:rPr>
          <w:t>利用当前最流行的敏捷式开发Web技术，研究并开发</w:t>
        </w:r>
      </w:ins>
      <w:del w:id="11" w:author="魏冬梅" w:date="2022-04-12T15:46:00Z">
        <w:r w:rsidRPr="0097297D" w:rsidDel="008643D9">
          <w:delText>就是来</w:delText>
        </w:r>
      </w:del>
      <w:del w:id="12" w:author="魏冬梅" w:date="2022-04-12T15:47:00Z">
        <w:r w:rsidRPr="0097297D" w:rsidDel="004B2619">
          <w:delText>制作</w:delText>
        </w:r>
      </w:del>
      <w:r w:rsidRPr="0097297D">
        <w:t>一个古诗词鉴赏网站</w:t>
      </w:r>
      <w:del w:id="13" w:author="魏冬梅" w:date="2022-04-12T15:47:00Z">
        <w:r w:rsidRPr="0097297D" w:rsidDel="002E35C3">
          <w:rPr>
            <w:rFonts w:hint="eastAsia"/>
          </w:rPr>
          <w:delText>，</w:delText>
        </w:r>
      </w:del>
      <w:ins w:id="14" w:author="魏冬梅" w:date="2022-04-12T15:47:00Z">
        <w:r w:rsidR="002E35C3">
          <w:rPr>
            <w:rFonts w:hint="eastAsia"/>
          </w:rPr>
          <w:t>。</w:t>
        </w:r>
      </w:ins>
      <w:r w:rsidRPr="0097297D">
        <w:t>该网站属于学习交流型站，</w:t>
      </w:r>
      <w:ins w:id="15" w:author="魏冬梅" w:date="2022-04-12T15:47:00Z">
        <w:r w:rsidR="002E35C3">
          <w:rPr>
            <w:rFonts w:hint="eastAsia"/>
          </w:rPr>
          <w:t>不仅可以满足</w:t>
        </w:r>
      </w:ins>
      <w:r w:rsidRPr="0097297D">
        <w:t>众多的用户访问网站</w:t>
      </w:r>
      <w:del w:id="16" w:author="魏冬梅" w:date="2022-04-12T15:48:00Z">
        <w:r w:rsidRPr="0097297D" w:rsidDel="002E35C3">
          <w:delText>不仅可以</w:delText>
        </w:r>
      </w:del>
      <w:ins w:id="17" w:author="魏冬梅" w:date="2022-04-12T15:48:00Z">
        <w:r w:rsidR="002E35C3">
          <w:rPr>
            <w:rFonts w:hint="eastAsia"/>
          </w:rPr>
          <w:t>以达到</w:t>
        </w:r>
      </w:ins>
      <w:r w:rsidRPr="0097297D">
        <w:t>学习</w:t>
      </w:r>
      <w:del w:id="18" w:author="魏冬梅" w:date="2022-04-12T15:48:00Z">
        <w:r w:rsidRPr="0097297D" w:rsidDel="002E35C3">
          <w:delText>到</w:delText>
        </w:r>
      </w:del>
      <w:r w:rsidRPr="0097297D">
        <w:t>古诗词</w:t>
      </w:r>
      <w:ins w:id="19" w:author="魏冬梅" w:date="2022-04-12T15:48:00Z">
        <w:r w:rsidR="002E35C3">
          <w:rPr>
            <w:rFonts w:hint="eastAsia"/>
          </w:rPr>
          <w:t>的目的</w:t>
        </w:r>
      </w:ins>
      <w:r w:rsidRPr="0097297D">
        <w:t>，还能</w:t>
      </w:r>
      <w:ins w:id="20" w:author="魏冬梅" w:date="2022-04-12T15:48:00Z">
        <w:r w:rsidR="002E35C3">
          <w:rPr>
            <w:rFonts w:hint="eastAsia"/>
          </w:rPr>
          <w:t>实现</w:t>
        </w:r>
      </w:ins>
      <w:r>
        <w:rPr>
          <w:rFonts w:hint="eastAsia"/>
        </w:rPr>
        <w:t>收藏喜欢的诗词</w:t>
      </w:r>
      <w:ins w:id="21" w:author="魏冬梅" w:date="2022-04-12T15:48:00Z">
        <w:r w:rsidR="002E35C3">
          <w:rPr>
            <w:rFonts w:hint="eastAsia"/>
          </w:rPr>
          <w:t>、</w:t>
        </w:r>
      </w:ins>
      <w:del w:id="22" w:author="魏冬梅" w:date="2022-04-12T15:48:00Z">
        <w:r w:rsidDel="002E35C3">
          <w:rPr>
            <w:rFonts w:hint="eastAsia"/>
          </w:rPr>
          <w:delText>，</w:delText>
        </w:r>
      </w:del>
      <w:r>
        <w:rPr>
          <w:rFonts w:hint="eastAsia"/>
        </w:rPr>
        <w:t>诗人</w:t>
      </w:r>
      <w:ins w:id="23" w:author="魏冬梅" w:date="2022-04-12T15:48:00Z">
        <w:r w:rsidR="002E35C3">
          <w:rPr>
            <w:rFonts w:hint="eastAsia"/>
          </w:rPr>
          <w:t>等感感兴趣和关注的相关信息</w:t>
        </w:r>
      </w:ins>
      <w:r w:rsidRPr="0097297D">
        <w:t>。网站精选优秀的古诗词，大多数人都能在这里找到自己喜欢的古诗词，每个古诗词后面还有经典的赏析。还可以通过搜索功能，以关键字进行搜索，查询你需要的诗词</w:t>
      </w:r>
      <w:r>
        <w:rPr>
          <w:rFonts w:hint="eastAsia"/>
        </w:rPr>
        <w:t>。</w:t>
      </w:r>
    </w:p>
    <w:p w14:paraId="39848935" w14:textId="2EB7CCC2" w:rsidR="00F012CA" w:rsidRDefault="002E62EA">
      <w:pPr>
        <w:pStyle w:val="2"/>
        <w:rPr>
          <w:rFonts w:cs="Cambria"/>
          <w:szCs w:val="30"/>
        </w:rPr>
      </w:pPr>
      <w:bookmarkStart w:id="24" w:name="_Toc28295"/>
      <w:r>
        <w:rPr>
          <w:rFonts w:cs="Cambria" w:hint="eastAsia"/>
          <w:szCs w:val="30"/>
        </w:rPr>
        <w:t xml:space="preserve">1.2 </w:t>
      </w:r>
      <w:r>
        <w:rPr>
          <w:rFonts w:cs="Cambria" w:hint="eastAsia"/>
          <w:szCs w:val="30"/>
        </w:rPr>
        <w:t>研究意义</w:t>
      </w:r>
      <w:bookmarkEnd w:id="24"/>
    </w:p>
    <w:p w14:paraId="2AD2B64D" w14:textId="65B2FAC2" w:rsidR="003A5F73" w:rsidRPr="003A5F73" w:rsidRDefault="003A5F73" w:rsidP="003A5F73">
      <w:pPr>
        <w:pStyle w:val="ae"/>
        <w:spacing w:line="360" w:lineRule="auto"/>
        <w:ind w:firstLine="482"/>
        <w:rPr>
          <w:rFonts w:cs="Times New Roman"/>
          <w:kern w:val="2"/>
        </w:rPr>
      </w:pPr>
      <w:r w:rsidRPr="003A5F73">
        <w:rPr>
          <w:rFonts w:cs="Times New Roman" w:hint="eastAsia"/>
          <w:kern w:val="2"/>
        </w:rPr>
        <w:t>移动互联网技术的日益成熟和移动智能设备的逐渐普及，人们可以更加便捷地获取到信息和学习，人们也开始接受移动学习这种新的学习方式。一份网络新媒体报告中指出:“移动设备的普及改变着人们和周围环境互动的方式，移动技术支持下的新型方式可以增加人们接受</w:t>
      </w:r>
      <w:r>
        <w:rPr>
          <w:rFonts w:cs="Times New Roman" w:hint="eastAsia"/>
          <w:kern w:val="2"/>
        </w:rPr>
        <w:t>知识</w:t>
      </w:r>
      <w:r w:rsidRPr="003A5F73">
        <w:rPr>
          <w:rFonts w:cs="Times New Roman" w:hint="eastAsia"/>
          <w:kern w:val="2"/>
        </w:rPr>
        <w:t>的机会，其便利性推动着人们对移动学习战略的需求。移动</w:t>
      </w:r>
      <w:r w:rsidR="002767CB">
        <w:rPr>
          <w:rFonts w:cs="Times New Roman" w:hint="eastAsia"/>
          <w:kern w:val="2"/>
        </w:rPr>
        <w:t>诗词</w:t>
      </w:r>
      <w:r w:rsidRPr="003A5F73">
        <w:rPr>
          <w:rFonts w:cs="Times New Roman" w:hint="eastAsia"/>
          <w:kern w:val="2"/>
        </w:rPr>
        <w:t xml:space="preserve">的实现基于移动智能设备，青少年也习惯了这些设备的使用。 </w:t>
      </w:r>
    </w:p>
    <w:p w14:paraId="70A87DD6" w14:textId="3B9C8E65" w:rsidR="002767CB" w:rsidRDefault="003A5F73" w:rsidP="002767CB">
      <w:pPr>
        <w:pStyle w:val="ae"/>
        <w:spacing w:line="360" w:lineRule="auto"/>
        <w:ind w:firstLine="482"/>
      </w:pPr>
      <w:commentRangeStart w:id="25"/>
      <w:r w:rsidRPr="003A5F73">
        <w:rPr>
          <w:rFonts w:cs="Times New Roman" w:hint="eastAsia"/>
          <w:kern w:val="2"/>
        </w:rPr>
        <w:t>这也使得古诗词移动学习的理念，应用于</w:t>
      </w:r>
      <w:r w:rsidR="002767CB">
        <w:rPr>
          <w:rFonts w:cs="Times New Roman" w:hint="eastAsia"/>
          <w:kern w:val="2"/>
        </w:rPr>
        <w:t>网页传播</w:t>
      </w:r>
      <w:r w:rsidRPr="003A5F73">
        <w:rPr>
          <w:rFonts w:cs="Times New Roman" w:hint="eastAsia"/>
          <w:kern w:val="2"/>
        </w:rPr>
        <w:t>成为可能。相对于传统的古诗词而言，基于</w:t>
      </w:r>
      <w:r w:rsidR="002767CB">
        <w:rPr>
          <w:rFonts w:cs="Times New Roman" w:hint="eastAsia"/>
          <w:kern w:val="2"/>
        </w:rPr>
        <w:t>网页</w:t>
      </w:r>
      <w:r w:rsidRPr="003A5F73">
        <w:rPr>
          <w:rFonts w:cs="Times New Roman" w:hint="eastAsia"/>
          <w:kern w:val="2"/>
        </w:rPr>
        <w:t>平台的移动</w:t>
      </w:r>
      <w:r w:rsidR="002767CB">
        <w:rPr>
          <w:rFonts w:cs="Times New Roman" w:hint="eastAsia"/>
          <w:kern w:val="2"/>
        </w:rPr>
        <w:t>传播</w:t>
      </w:r>
      <w:r w:rsidRPr="003A5F73">
        <w:rPr>
          <w:rFonts w:cs="Times New Roman" w:hint="eastAsia"/>
          <w:kern w:val="2"/>
        </w:rPr>
        <w:t>可以结合信息技术，使</w:t>
      </w:r>
      <w:r w:rsidR="002767CB">
        <w:rPr>
          <w:rFonts w:cs="Times New Roman" w:hint="eastAsia"/>
          <w:kern w:val="2"/>
        </w:rPr>
        <w:t>诗词更好地传播</w:t>
      </w:r>
      <w:r w:rsidRPr="003A5F73">
        <w:rPr>
          <w:rFonts w:cs="Times New Roman" w:hint="eastAsia"/>
          <w:kern w:val="2"/>
        </w:rPr>
        <w:t>。 同时，信息技术</w:t>
      </w:r>
      <w:r w:rsidR="002767CB">
        <w:rPr>
          <w:rFonts w:cs="Times New Roman" w:hint="eastAsia"/>
          <w:kern w:val="2"/>
        </w:rPr>
        <w:t>诗词</w:t>
      </w:r>
      <w:r w:rsidRPr="003A5F73">
        <w:rPr>
          <w:rFonts w:cs="Times New Roman" w:hint="eastAsia"/>
          <w:kern w:val="2"/>
        </w:rPr>
        <w:t>资源的多元化，也可以成为</w:t>
      </w:r>
      <w:r w:rsidR="002767CB">
        <w:rPr>
          <w:rFonts w:cs="Times New Roman" w:hint="eastAsia"/>
          <w:kern w:val="2"/>
        </w:rPr>
        <w:t>人们对</w:t>
      </w:r>
      <w:r w:rsidRPr="003A5F73">
        <w:rPr>
          <w:rFonts w:cs="Times New Roman" w:hint="eastAsia"/>
          <w:kern w:val="2"/>
        </w:rPr>
        <w:t>学习古诗词兴趣的方法之一</w:t>
      </w:r>
      <w:del w:id="26" w:author="魏冬梅" w:date="2022-04-12T15:49:00Z">
        <w:r w:rsidRPr="003A5F73" w:rsidDel="006604FB">
          <w:rPr>
            <w:rFonts w:cs="Times New Roman" w:hint="eastAsia"/>
            <w:kern w:val="2"/>
          </w:rPr>
          <w:delText>。</w:delText>
        </w:r>
      </w:del>
      <w:ins w:id="27" w:author="魏冬梅" w:date="2022-04-12T15:49:00Z">
        <w:r w:rsidR="006604FB">
          <w:rPr>
            <w:rFonts w:cs="Times New Roman" w:hint="eastAsia"/>
            <w:kern w:val="2"/>
          </w:rPr>
          <w:t>，从而</w:t>
        </w:r>
      </w:ins>
      <w:r w:rsidRPr="003A5F73">
        <w:rPr>
          <w:rFonts w:cs="Times New Roman" w:hint="eastAsia"/>
          <w:kern w:val="2"/>
        </w:rPr>
        <w:t>激发</w:t>
      </w:r>
      <w:r w:rsidR="002767CB">
        <w:rPr>
          <w:rFonts w:cs="Times New Roman" w:hint="eastAsia"/>
          <w:kern w:val="2"/>
        </w:rPr>
        <w:t>用户</w:t>
      </w:r>
      <w:r w:rsidRPr="003A5F73">
        <w:rPr>
          <w:rFonts w:cs="Times New Roman" w:hint="eastAsia"/>
          <w:kern w:val="2"/>
        </w:rPr>
        <w:t>的</w:t>
      </w:r>
      <w:r w:rsidR="002767CB">
        <w:rPr>
          <w:rFonts w:cs="Times New Roman" w:hint="eastAsia"/>
          <w:kern w:val="2"/>
        </w:rPr>
        <w:t>使用</w:t>
      </w:r>
      <w:r w:rsidRPr="003A5F73">
        <w:rPr>
          <w:rFonts w:cs="Times New Roman" w:hint="eastAsia"/>
          <w:kern w:val="2"/>
        </w:rPr>
        <w:t>兴趣。</w:t>
      </w:r>
      <w:commentRangeEnd w:id="25"/>
      <w:r w:rsidR="006604FB">
        <w:rPr>
          <w:rStyle w:val="af9"/>
          <w:rFonts w:ascii="Times New Roman" w:hAnsi="Times New Roman" w:cs="Times New Roman"/>
          <w:kern w:val="2"/>
        </w:rPr>
        <w:commentReference w:id="25"/>
      </w:r>
    </w:p>
    <w:p w14:paraId="0AF08118" w14:textId="000F9EBF" w:rsidR="003A5F73" w:rsidDel="006604FB" w:rsidRDefault="003A5F73" w:rsidP="003A5F73">
      <w:pPr>
        <w:pStyle w:val="ae"/>
        <w:spacing w:line="360" w:lineRule="auto"/>
        <w:ind w:firstLine="482"/>
        <w:rPr>
          <w:del w:id="28" w:author="魏冬梅" w:date="2022-04-12T15:49:00Z"/>
        </w:rPr>
      </w:pPr>
      <w:r>
        <w:rPr>
          <w:rFonts w:hint="eastAsia"/>
        </w:rPr>
        <w:lastRenderedPageBreak/>
        <w:t xml:space="preserve"> </w:t>
      </w:r>
    </w:p>
    <w:p w14:paraId="549ADF06" w14:textId="138A6DD6" w:rsidR="003A5F73" w:rsidDel="006604FB" w:rsidRDefault="003A5F73">
      <w:pPr>
        <w:pStyle w:val="ae"/>
        <w:spacing w:line="360" w:lineRule="auto"/>
        <w:ind w:firstLine="482"/>
        <w:rPr>
          <w:del w:id="29" w:author="魏冬梅" w:date="2022-04-12T15:49:00Z"/>
        </w:rPr>
        <w:pPrChange w:id="30" w:author="魏冬梅" w:date="2022-04-12T15:49:00Z">
          <w:pPr>
            <w:pStyle w:val="ae"/>
            <w:ind w:firstLine="480"/>
          </w:pPr>
        </w:pPrChange>
      </w:pPr>
      <w:del w:id="31" w:author="魏冬梅" w:date="2022-04-12T15:49:00Z">
        <w:r w:rsidDel="006604FB">
          <w:rPr>
            <w:rFonts w:hint="eastAsia"/>
          </w:rPr>
          <w:delText xml:space="preserve"> </w:delText>
        </w:r>
      </w:del>
    </w:p>
    <w:p w14:paraId="5C36F595" w14:textId="77777777" w:rsidR="003A5F73" w:rsidRPr="003A5F73" w:rsidRDefault="003A5F73">
      <w:pPr>
        <w:pStyle w:val="ae"/>
        <w:spacing w:line="360" w:lineRule="auto"/>
        <w:ind w:firstLine="482"/>
        <w:pPrChange w:id="32" w:author="魏冬梅" w:date="2022-04-12T15:49:00Z">
          <w:pPr/>
        </w:pPrChange>
      </w:pPr>
    </w:p>
    <w:p w14:paraId="7604EEB6" w14:textId="77777777" w:rsidR="00F012CA" w:rsidRDefault="002E62EA">
      <w:pPr>
        <w:pStyle w:val="2"/>
        <w:rPr>
          <w:rFonts w:cs="Cambria"/>
          <w:szCs w:val="30"/>
        </w:rPr>
      </w:pPr>
      <w:bookmarkStart w:id="33" w:name="_Toc18918"/>
      <w:r>
        <w:rPr>
          <w:rFonts w:cs="Cambria" w:hint="eastAsia"/>
          <w:szCs w:val="30"/>
        </w:rPr>
        <w:t xml:space="preserve">1.3 </w:t>
      </w:r>
      <w:r>
        <w:rPr>
          <w:rFonts w:cs="Cambria" w:hint="eastAsia"/>
          <w:szCs w:val="30"/>
        </w:rPr>
        <w:t>研究内容</w:t>
      </w:r>
      <w:bookmarkEnd w:id="33"/>
    </w:p>
    <w:p w14:paraId="3646BF18" w14:textId="498E51BA" w:rsidR="00F012CA" w:rsidRDefault="002E62EA">
      <w:pPr>
        <w:pStyle w:val="a3"/>
        <w:spacing w:line="360" w:lineRule="auto"/>
        <w:ind w:firstLine="480"/>
        <w:rPr>
          <w:rFonts w:ascii="Calibri" w:hAnsi="Calibri"/>
          <w:szCs w:val="24"/>
        </w:rPr>
      </w:pPr>
      <w:r>
        <w:rPr>
          <w:rFonts w:ascii="Calibri" w:hAnsi="Calibri" w:hint="eastAsia"/>
          <w:szCs w:val="24"/>
        </w:rPr>
        <w:t>本文是围绕着</w:t>
      </w:r>
      <w:r w:rsidR="003451B4">
        <w:rPr>
          <w:rFonts w:ascii="Calibri" w:hAnsi="Calibri" w:hint="eastAsia"/>
          <w:szCs w:val="24"/>
        </w:rPr>
        <w:t>诗词和诗人的文化内涵</w:t>
      </w:r>
      <w:r>
        <w:rPr>
          <w:rFonts w:ascii="Calibri" w:hAnsi="Calibri" w:hint="eastAsia"/>
          <w:szCs w:val="24"/>
        </w:rPr>
        <w:t>展开的研究，研究内容包括以下</w:t>
      </w:r>
      <w:commentRangeStart w:id="34"/>
      <w:del w:id="35" w:author="魏冬梅" w:date="2022-04-12T15:49:00Z">
        <w:r w:rsidDel="00DA4BD0">
          <w:rPr>
            <w:rFonts w:ascii="Calibri" w:hAnsi="Calibri" w:hint="eastAsia"/>
            <w:szCs w:val="24"/>
          </w:rPr>
          <w:delText>几点</w:delText>
        </w:r>
      </w:del>
      <w:ins w:id="36" w:author="魏冬梅" w:date="2022-04-12T15:49:00Z">
        <w:r w:rsidR="00DA4BD0">
          <w:rPr>
            <w:rFonts w:ascii="Calibri" w:hAnsi="Calibri" w:hint="eastAsia"/>
            <w:szCs w:val="24"/>
          </w:rPr>
          <w:t>四个方面</w:t>
        </w:r>
      </w:ins>
      <w:r>
        <w:rPr>
          <w:rFonts w:ascii="Calibri" w:hAnsi="Calibri" w:hint="eastAsia"/>
          <w:szCs w:val="24"/>
        </w:rPr>
        <w:t>：</w:t>
      </w:r>
      <w:commentRangeEnd w:id="34"/>
      <w:r w:rsidR="00DA4BD0">
        <w:rPr>
          <w:rStyle w:val="af9"/>
        </w:rPr>
        <w:commentReference w:id="34"/>
      </w:r>
    </w:p>
    <w:p w14:paraId="531DC2AD" w14:textId="5D4CFCDC" w:rsidR="00F012CA" w:rsidRDefault="002E62EA">
      <w:pPr>
        <w:pStyle w:val="a3"/>
        <w:numPr>
          <w:ilvl w:val="0"/>
          <w:numId w:val="2"/>
        </w:numPr>
        <w:spacing w:line="360" w:lineRule="auto"/>
        <w:ind w:firstLine="480"/>
        <w:rPr>
          <w:rFonts w:ascii="Calibri" w:hAnsi="Calibri" w:cs="Calibri"/>
          <w:szCs w:val="24"/>
        </w:rPr>
      </w:pPr>
      <w:r>
        <w:rPr>
          <w:rFonts w:ascii="Calibri" w:hAnsi="Calibri" w:cs="Calibri" w:hint="eastAsia"/>
          <w:szCs w:val="24"/>
        </w:rPr>
        <w:t>数据获取：本文通过</w:t>
      </w:r>
      <w:r w:rsidR="003451B4">
        <w:rPr>
          <w:rFonts w:ascii="Calibri" w:hAnsi="Calibri" w:cs="Calibri" w:hint="eastAsia"/>
          <w:szCs w:val="24"/>
        </w:rPr>
        <w:t>管理员上传诗词信息，诗人信息后</w:t>
      </w:r>
      <w:r>
        <w:rPr>
          <w:rFonts w:ascii="Calibri" w:hAnsi="Calibri" w:cs="Calibri" w:hint="eastAsia"/>
          <w:szCs w:val="24"/>
        </w:rPr>
        <w:t>保存到数据库与本地。</w:t>
      </w:r>
    </w:p>
    <w:p w14:paraId="37C24136" w14:textId="33CA9F0C" w:rsidR="00F012CA" w:rsidRDefault="003451B4">
      <w:pPr>
        <w:pStyle w:val="a3"/>
        <w:numPr>
          <w:ilvl w:val="0"/>
          <w:numId w:val="2"/>
        </w:numPr>
        <w:spacing w:line="360" w:lineRule="auto"/>
        <w:ind w:firstLine="480"/>
        <w:rPr>
          <w:rFonts w:ascii="Calibri" w:hAnsi="Calibri" w:cs="Calibri"/>
          <w:szCs w:val="24"/>
        </w:rPr>
      </w:pPr>
      <w:r>
        <w:rPr>
          <w:rFonts w:ascii="Calibri" w:hAnsi="Calibri" w:cs="Calibri" w:hint="eastAsia"/>
          <w:szCs w:val="24"/>
        </w:rPr>
        <w:t>诗词诗人</w:t>
      </w:r>
      <w:r w:rsidR="002E62EA">
        <w:rPr>
          <w:rFonts w:ascii="Calibri" w:hAnsi="Calibri" w:cs="Calibri" w:hint="eastAsia"/>
          <w:szCs w:val="24"/>
        </w:rPr>
        <w:t>分类：</w:t>
      </w:r>
      <w:r>
        <w:rPr>
          <w:rFonts w:ascii="Calibri" w:hAnsi="Calibri" w:cs="Calibri" w:hint="eastAsia"/>
          <w:szCs w:val="24"/>
        </w:rPr>
        <w:t>为了方便用户使用</w:t>
      </w:r>
      <w:r w:rsidR="00292B18">
        <w:rPr>
          <w:rFonts w:ascii="Calibri" w:hAnsi="Calibri" w:cs="Calibri" w:hint="eastAsia"/>
          <w:szCs w:val="24"/>
        </w:rPr>
        <w:t>和查找信息，本系统将诗词按风格分类，有田园诗，壮志诗，思想诗等，将诗人按朝代分类，并且将诗词和诗人分类信息通过数据可视化直观地展示给用户</w:t>
      </w:r>
      <w:r w:rsidR="002E62EA">
        <w:rPr>
          <w:rFonts w:ascii="Calibri" w:hAnsi="Calibri" w:cs="Calibri" w:hint="eastAsia"/>
          <w:szCs w:val="24"/>
        </w:rPr>
        <w:t>。</w:t>
      </w:r>
    </w:p>
    <w:p w14:paraId="324C90B5" w14:textId="2AFB659E" w:rsidR="00F012CA" w:rsidRDefault="002E62EA">
      <w:pPr>
        <w:pStyle w:val="a3"/>
        <w:numPr>
          <w:ilvl w:val="0"/>
          <w:numId w:val="2"/>
        </w:numPr>
        <w:spacing w:line="360" w:lineRule="auto"/>
        <w:ind w:firstLine="480"/>
        <w:rPr>
          <w:rFonts w:ascii="Calibri" w:hAnsi="Calibri" w:cs="Calibri"/>
          <w:szCs w:val="24"/>
        </w:rPr>
      </w:pPr>
      <w:r>
        <w:rPr>
          <w:rFonts w:ascii="Calibri" w:hAnsi="Calibri" w:cs="Calibri" w:hint="eastAsia"/>
          <w:szCs w:val="24"/>
        </w:rPr>
        <w:t>关键词分析：本系统</w:t>
      </w:r>
      <w:r w:rsidR="00292B18">
        <w:rPr>
          <w:rFonts w:ascii="Calibri" w:hAnsi="Calibri" w:cs="Calibri" w:hint="eastAsia"/>
          <w:szCs w:val="24"/>
        </w:rPr>
        <w:t>通过对关键词搜索功能，能根据用户的需求将相应的诗词信息展示给用户，提高用户体验。</w:t>
      </w:r>
    </w:p>
    <w:p w14:paraId="3E582C4C" w14:textId="68928CC4" w:rsidR="00F012CA" w:rsidRDefault="00292B18">
      <w:pPr>
        <w:pStyle w:val="a3"/>
        <w:numPr>
          <w:ilvl w:val="0"/>
          <w:numId w:val="2"/>
        </w:numPr>
        <w:spacing w:line="360" w:lineRule="auto"/>
        <w:ind w:firstLine="480"/>
        <w:rPr>
          <w:rFonts w:ascii="Calibri" w:hAnsi="Calibri" w:cs="Calibri"/>
          <w:szCs w:val="24"/>
        </w:rPr>
      </w:pPr>
      <w:r>
        <w:rPr>
          <w:rFonts w:ascii="Calibri" w:hAnsi="Calibri" w:cs="Calibri" w:hint="eastAsia"/>
          <w:szCs w:val="24"/>
        </w:rPr>
        <w:t>趣味模块</w:t>
      </w:r>
      <w:r w:rsidR="002E62EA">
        <w:rPr>
          <w:rFonts w:ascii="Calibri" w:hAnsi="Calibri" w:cs="Calibri" w:hint="eastAsia"/>
          <w:szCs w:val="24"/>
        </w:rPr>
        <w:t>：本系统</w:t>
      </w:r>
      <w:r>
        <w:rPr>
          <w:rFonts w:ascii="Calibri" w:hAnsi="Calibri" w:cs="Calibri" w:hint="eastAsia"/>
          <w:szCs w:val="24"/>
        </w:rPr>
        <w:t>单独增加了趣味模块，包含歇后语，藏头诗，视频展示等模块，让内容丰富多样</w:t>
      </w:r>
      <w:r w:rsidR="002E62EA">
        <w:rPr>
          <w:rFonts w:ascii="Calibri" w:hAnsi="Calibri" w:cs="Calibri" w:hint="eastAsia"/>
          <w:szCs w:val="24"/>
        </w:rPr>
        <w:t>。</w:t>
      </w:r>
    </w:p>
    <w:p w14:paraId="57A83075" w14:textId="77777777" w:rsidR="00F012CA" w:rsidRDefault="00F012CA">
      <w:pPr>
        <w:rPr>
          <w:rFonts w:ascii="Calibri" w:hAnsi="Calibri"/>
        </w:rPr>
      </w:pPr>
    </w:p>
    <w:p w14:paraId="6A57D1F7" w14:textId="5E964B8D" w:rsidR="00F012CA" w:rsidRDefault="002E62EA">
      <w:pPr>
        <w:pStyle w:val="1"/>
        <w:rPr>
          <w:rFonts w:ascii="Calibri" w:hAnsi="Calibri" w:cs="Calibri"/>
          <w:kern w:val="2"/>
          <w:szCs w:val="32"/>
        </w:rPr>
      </w:pPr>
      <w:r>
        <w:rPr>
          <w:rStyle w:val="10"/>
          <w:rFonts w:ascii="Calibri" w:hAnsi="Calibri" w:hint="eastAsia"/>
          <w:b/>
          <w:bCs/>
        </w:rPr>
        <w:br w:type="page"/>
      </w:r>
      <w:bookmarkStart w:id="37" w:name="_Toc22112"/>
      <w:r>
        <w:rPr>
          <w:rFonts w:ascii="Calibri" w:hAnsi="Calibri" w:cs="Calibri" w:hint="eastAsia"/>
          <w:kern w:val="2"/>
          <w:szCs w:val="32"/>
        </w:rPr>
        <w:lastRenderedPageBreak/>
        <w:t xml:space="preserve">2. </w:t>
      </w:r>
      <w:commentRangeStart w:id="38"/>
      <w:r>
        <w:rPr>
          <w:rFonts w:ascii="Calibri" w:hAnsi="Calibri" w:cs="Calibri" w:hint="eastAsia"/>
          <w:kern w:val="2"/>
          <w:szCs w:val="32"/>
        </w:rPr>
        <w:t>系统概述</w:t>
      </w:r>
      <w:bookmarkEnd w:id="4"/>
      <w:bookmarkEnd w:id="5"/>
      <w:bookmarkEnd w:id="37"/>
      <w:commentRangeEnd w:id="38"/>
      <w:r w:rsidR="00DA4BD0">
        <w:rPr>
          <w:rStyle w:val="af9"/>
          <w:b w:val="0"/>
          <w:bCs w:val="0"/>
          <w:kern w:val="2"/>
        </w:rPr>
        <w:commentReference w:id="38"/>
      </w:r>
    </w:p>
    <w:p w14:paraId="46DD429A" w14:textId="05F4DCB2" w:rsidR="002B16D7" w:rsidRPr="00F73CE0" w:rsidRDefault="00F73CE0" w:rsidP="00F73CE0">
      <w:pPr>
        <w:ind w:firstLineChars="200" w:firstLine="480"/>
        <w:rPr>
          <w:rFonts w:ascii="Calibri" w:hAnsi="Calibri"/>
        </w:rPr>
      </w:pPr>
      <w:r w:rsidRPr="00F73CE0">
        <w:rPr>
          <w:rFonts w:ascii="Calibri" w:hAnsi="Calibri" w:hint="eastAsia"/>
        </w:rPr>
        <w:t>借助当前最流行的敏捷开发技术，以及轻量级数据库</w:t>
      </w:r>
      <w:proofErr w:type="spellStart"/>
      <w:r w:rsidRPr="00F73CE0">
        <w:rPr>
          <w:rFonts w:ascii="Calibri" w:hAnsi="Calibri" w:hint="eastAsia"/>
        </w:rPr>
        <w:t>mongodb</w:t>
      </w:r>
      <w:proofErr w:type="spellEnd"/>
      <w:r w:rsidRPr="00F73CE0">
        <w:rPr>
          <w:rFonts w:ascii="Calibri" w:hAnsi="Calibri" w:hint="eastAsia"/>
        </w:rPr>
        <w:t>，本系统实现了诗词展示，诗词收藏，诗词评论，用户登录等实用性功能</w:t>
      </w:r>
      <w:r>
        <w:rPr>
          <w:rFonts w:ascii="Calibri" w:hAnsi="Calibri" w:hint="eastAsia"/>
        </w:rPr>
        <w:t>。</w:t>
      </w:r>
    </w:p>
    <w:p w14:paraId="461EEC4A" w14:textId="77777777" w:rsidR="00F012CA" w:rsidRDefault="002E62EA">
      <w:pPr>
        <w:pStyle w:val="2"/>
        <w:rPr>
          <w:rFonts w:cs="Cambria"/>
          <w:szCs w:val="30"/>
        </w:rPr>
      </w:pPr>
      <w:bookmarkStart w:id="39" w:name="_Toc26974"/>
      <w:bookmarkStart w:id="40" w:name="_Toc286648692"/>
      <w:r>
        <w:rPr>
          <w:rFonts w:cs="Cambria" w:hint="eastAsia"/>
          <w:szCs w:val="30"/>
        </w:rPr>
        <w:t xml:space="preserve">2.1 </w:t>
      </w:r>
      <w:r>
        <w:rPr>
          <w:rFonts w:cs="Cambria" w:hint="eastAsia"/>
          <w:szCs w:val="30"/>
        </w:rPr>
        <w:t>用户的特点</w:t>
      </w:r>
      <w:bookmarkEnd w:id="39"/>
    </w:p>
    <w:p w14:paraId="2B5B9A84" w14:textId="2FBB6D3E" w:rsidR="00F012CA" w:rsidRDefault="002E62EA">
      <w:pPr>
        <w:spacing w:line="360" w:lineRule="auto"/>
        <w:ind w:firstLineChars="200" w:firstLine="480"/>
        <w:rPr>
          <w:rFonts w:ascii="Calibri" w:hAnsi="Calibri"/>
        </w:rPr>
      </w:pPr>
      <w:r>
        <w:rPr>
          <w:rFonts w:ascii="Calibri" w:hAnsi="Calibri" w:hint="eastAsia"/>
        </w:rPr>
        <w:t>网站中的用户按系统权限可分为三种角色——管理员、普通用户、游客，他们所拥有的权限各不相同，其中管理员拥有管理系统中的</w:t>
      </w:r>
      <w:r w:rsidR="000B2CEE">
        <w:rPr>
          <w:rFonts w:ascii="Calibri" w:hAnsi="Calibri" w:hint="eastAsia"/>
        </w:rPr>
        <w:t>诗词</w:t>
      </w:r>
      <w:r>
        <w:rPr>
          <w:rFonts w:ascii="Calibri" w:hAnsi="Calibri" w:hint="eastAsia"/>
        </w:rPr>
        <w:t>信息、</w:t>
      </w:r>
      <w:r w:rsidR="000B2CEE">
        <w:rPr>
          <w:rFonts w:ascii="Calibri" w:hAnsi="Calibri" w:hint="eastAsia"/>
        </w:rPr>
        <w:t>增加，删除，修改</w:t>
      </w:r>
      <w:r>
        <w:rPr>
          <w:rFonts w:ascii="Calibri" w:hAnsi="Calibri" w:hint="eastAsia"/>
        </w:rPr>
        <w:t>数据的权限；普通用户享有查看</w:t>
      </w:r>
      <w:r w:rsidR="000B2CEE">
        <w:rPr>
          <w:rFonts w:ascii="Calibri" w:hAnsi="Calibri" w:hint="eastAsia"/>
        </w:rPr>
        <w:t>诗人</w:t>
      </w:r>
      <w:r>
        <w:rPr>
          <w:rFonts w:ascii="Calibri" w:hAnsi="Calibri" w:hint="eastAsia"/>
        </w:rPr>
        <w:t>信息、查看</w:t>
      </w:r>
      <w:r w:rsidR="000B2CEE">
        <w:rPr>
          <w:rFonts w:ascii="Calibri" w:hAnsi="Calibri" w:hint="eastAsia"/>
        </w:rPr>
        <w:t>诗词</w:t>
      </w:r>
      <w:r>
        <w:rPr>
          <w:rFonts w:ascii="Calibri" w:hAnsi="Calibri" w:hint="eastAsia"/>
        </w:rPr>
        <w:t>及评论</w:t>
      </w:r>
      <w:r w:rsidR="000B2CEE">
        <w:rPr>
          <w:rFonts w:ascii="Calibri" w:hAnsi="Calibri" w:hint="eastAsia"/>
        </w:rPr>
        <w:t>，收藏诗词</w:t>
      </w:r>
      <w:r>
        <w:rPr>
          <w:rFonts w:ascii="Calibri" w:hAnsi="Calibri" w:hint="eastAsia"/>
        </w:rPr>
        <w:t>等功能；游客只享有</w:t>
      </w:r>
      <w:r w:rsidR="000B2CEE">
        <w:rPr>
          <w:rFonts w:ascii="Calibri" w:hAnsi="Calibri" w:hint="eastAsia"/>
        </w:rPr>
        <w:t>诗词信息</w:t>
      </w:r>
      <w:r>
        <w:rPr>
          <w:rFonts w:ascii="Calibri" w:hAnsi="Calibri" w:hint="eastAsia"/>
        </w:rPr>
        <w:t>功能。</w:t>
      </w:r>
      <w:r w:rsidR="00F73CE0">
        <w:rPr>
          <w:rFonts w:ascii="Calibri" w:hAnsi="Calibri" w:hint="eastAsia"/>
        </w:rPr>
        <w:t>内容如表</w:t>
      </w:r>
      <w:r w:rsidR="00F73CE0">
        <w:rPr>
          <w:rFonts w:ascii="Calibri" w:hAnsi="Calibri" w:hint="eastAsia"/>
        </w:rPr>
        <w:t>2</w:t>
      </w:r>
      <w:r w:rsidR="00F73CE0">
        <w:rPr>
          <w:rFonts w:ascii="Calibri" w:hAnsi="Calibri"/>
        </w:rPr>
        <w:t>-1</w:t>
      </w:r>
      <w:r w:rsidR="00F73CE0">
        <w:rPr>
          <w:rFonts w:ascii="Calibri" w:hAnsi="Calibri" w:hint="eastAsia"/>
        </w:rPr>
        <w:t>所示</w:t>
      </w:r>
      <w:r w:rsidR="00F73CE0">
        <w:rPr>
          <w:rFonts w:ascii="Calibri" w:hAnsi="Calibri" w:hint="eastAsia"/>
        </w:rPr>
        <w:t>:</w:t>
      </w:r>
    </w:p>
    <w:p w14:paraId="7443864D" w14:textId="77777777" w:rsidR="00F012CA" w:rsidRDefault="002E62EA">
      <w:pPr>
        <w:spacing w:line="360" w:lineRule="auto"/>
        <w:ind w:leftChars="1300" w:left="3120"/>
        <w:rPr>
          <w:rFonts w:ascii="Calibri" w:hAnsi="Calibri"/>
        </w:rPr>
      </w:pPr>
      <w:r>
        <w:rPr>
          <w:rFonts w:ascii="Calibri" w:hAnsi="Calibri" w:hint="eastAsia"/>
        </w:rPr>
        <w:t>表</w:t>
      </w:r>
      <w:r>
        <w:rPr>
          <w:rFonts w:ascii="Calibri" w:hAnsi="Calibri" w:hint="eastAsia"/>
        </w:rPr>
        <w:t xml:space="preserve"> </w:t>
      </w:r>
      <w:r>
        <w:rPr>
          <w:rFonts w:ascii="Calibri" w:hAnsi="Calibri" w:cs="Calibri"/>
        </w:rPr>
        <w:t>2-1</w:t>
      </w:r>
      <w:r>
        <w:rPr>
          <w:rFonts w:ascii="Calibri" w:hAnsi="Calibri" w:hint="eastAsia"/>
        </w:rPr>
        <w:t xml:space="preserve"> </w:t>
      </w:r>
      <w:r>
        <w:rPr>
          <w:rFonts w:ascii="Calibri" w:hAnsi="Calibri" w:hint="eastAsia"/>
        </w:rPr>
        <w:t>用户描述表</w:t>
      </w:r>
    </w:p>
    <w:tbl>
      <w:tblPr>
        <w:tblW w:w="793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529"/>
        <w:gridCol w:w="6408"/>
      </w:tblGrid>
      <w:tr w:rsidR="00F012CA" w14:paraId="69A411CE" w14:textId="77777777">
        <w:trPr>
          <w:trHeight w:val="285"/>
          <w:jc w:val="center"/>
        </w:trPr>
        <w:tc>
          <w:tcPr>
            <w:tcW w:w="1460" w:type="dxa"/>
          </w:tcPr>
          <w:p w14:paraId="5D843BB2" w14:textId="77777777" w:rsidR="00F012CA" w:rsidRDefault="002E62EA">
            <w:pPr>
              <w:spacing w:line="400" w:lineRule="exact"/>
              <w:jc w:val="center"/>
              <w:textAlignment w:val="baseline"/>
              <w:rPr>
                <w:rFonts w:ascii="Calibri" w:hAnsi="Calibri"/>
                <w:b/>
                <w:bCs/>
              </w:rPr>
            </w:pPr>
            <w:r>
              <w:rPr>
                <w:rFonts w:ascii="Calibri" w:hAnsi="Calibri" w:hint="eastAsia"/>
                <w:b/>
                <w:bCs/>
              </w:rPr>
              <w:t>用户类</w:t>
            </w:r>
          </w:p>
        </w:tc>
        <w:tc>
          <w:tcPr>
            <w:tcW w:w="6119" w:type="dxa"/>
          </w:tcPr>
          <w:p w14:paraId="34F30218" w14:textId="77777777" w:rsidR="00F012CA" w:rsidRDefault="002E62EA">
            <w:pPr>
              <w:spacing w:line="400" w:lineRule="exact"/>
              <w:jc w:val="center"/>
              <w:textAlignment w:val="baseline"/>
              <w:rPr>
                <w:rFonts w:ascii="Calibri" w:hAnsi="Calibri"/>
                <w:b/>
                <w:bCs/>
              </w:rPr>
            </w:pPr>
            <w:r>
              <w:rPr>
                <w:rFonts w:ascii="Calibri" w:hAnsi="Calibri" w:hint="eastAsia"/>
                <w:b/>
                <w:bCs/>
              </w:rPr>
              <w:t>描述</w:t>
            </w:r>
          </w:p>
        </w:tc>
      </w:tr>
      <w:tr w:rsidR="00F012CA" w14:paraId="7DA2FA01" w14:textId="77777777">
        <w:trPr>
          <w:trHeight w:val="733"/>
          <w:jc w:val="center"/>
        </w:trPr>
        <w:tc>
          <w:tcPr>
            <w:tcW w:w="1460" w:type="dxa"/>
            <w:vAlign w:val="center"/>
          </w:tcPr>
          <w:p w14:paraId="564C09CA" w14:textId="77777777" w:rsidR="00F012CA" w:rsidRDefault="002E62EA">
            <w:pPr>
              <w:spacing w:line="400" w:lineRule="exact"/>
              <w:jc w:val="center"/>
              <w:textAlignment w:val="baseline"/>
              <w:rPr>
                <w:rFonts w:ascii="Calibri" w:hAnsi="Calibri"/>
              </w:rPr>
            </w:pPr>
            <w:r>
              <w:rPr>
                <w:rFonts w:ascii="Calibri" w:hAnsi="Calibri" w:hint="eastAsia"/>
              </w:rPr>
              <w:t>管理员</w:t>
            </w:r>
          </w:p>
        </w:tc>
        <w:tc>
          <w:tcPr>
            <w:tcW w:w="6119" w:type="dxa"/>
          </w:tcPr>
          <w:p w14:paraId="3E20712F" w14:textId="183919A9" w:rsidR="00F012CA" w:rsidRDefault="000B2CEE">
            <w:pPr>
              <w:spacing w:line="400" w:lineRule="exact"/>
              <w:textAlignment w:val="baseline"/>
              <w:rPr>
                <w:rFonts w:ascii="Calibri" w:hAnsi="Calibri"/>
              </w:rPr>
            </w:pPr>
            <w:r>
              <w:rPr>
                <w:rFonts w:ascii="Calibri" w:hAnsi="Calibri" w:hint="eastAsia"/>
              </w:rPr>
              <w:t>管理员拥有管理系统中的诗词信息、增加，删除，修改数据的权限，还可以增加管理员，上传视频</w:t>
            </w:r>
          </w:p>
        </w:tc>
      </w:tr>
      <w:tr w:rsidR="00F012CA" w14:paraId="57705AE2" w14:textId="77777777">
        <w:trPr>
          <w:trHeight w:val="731"/>
          <w:jc w:val="center"/>
        </w:trPr>
        <w:tc>
          <w:tcPr>
            <w:tcW w:w="1460" w:type="dxa"/>
            <w:vAlign w:val="center"/>
          </w:tcPr>
          <w:p w14:paraId="705DE1B6" w14:textId="77777777" w:rsidR="00F012CA" w:rsidRDefault="002E62EA">
            <w:pPr>
              <w:spacing w:line="400" w:lineRule="exact"/>
              <w:jc w:val="center"/>
              <w:textAlignment w:val="baseline"/>
              <w:rPr>
                <w:rFonts w:ascii="Calibri" w:hAnsi="Calibri"/>
              </w:rPr>
            </w:pPr>
            <w:r>
              <w:rPr>
                <w:rFonts w:ascii="Calibri" w:hAnsi="Calibri" w:hint="eastAsia"/>
              </w:rPr>
              <w:t>普通用户</w:t>
            </w:r>
          </w:p>
        </w:tc>
        <w:tc>
          <w:tcPr>
            <w:tcW w:w="6119" w:type="dxa"/>
          </w:tcPr>
          <w:p w14:paraId="5CA8EBF1" w14:textId="3BB818A6" w:rsidR="00F012CA" w:rsidRDefault="002E62EA">
            <w:pPr>
              <w:spacing w:line="400" w:lineRule="exact"/>
              <w:textAlignment w:val="baseline"/>
              <w:rPr>
                <w:rFonts w:ascii="Calibri" w:hAnsi="Calibri"/>
              </w:rPr>
            </w:pPr>
            <w:r>
              <w:rPr>
                <w:rFonts w:ascii="Calibri" w:hAnsi="Calibri" w:hint="eastAsia"/>
              </w:rPr>
              <w:t>普通用户可以对</w:t>
            </w:r>
            <w:r w:rsidR="000B2CEE">
              <w:rPr>
                <w:rFonts w:ascii="Calibri" w:hAnsi="Calibri" w:hint="eastAsia"/>
              </w:rPr>
              <w:t>诗词</w:t>
            </w:r>
            <w:r>
              <w:rPr>
                <w:rFonts w:ascii="Calibri" w:hAnsi="Calibri" w:hint="eastAsia"/>
              </w:rPr>
              <w:t>进行查询及</w:t>
            </w:r>
            <w:r w:rsidR="000B2CEE">
              <w:rPr>
                <w:rFonts w:ascii="Calibri" w:hAnsi="Calibri" w:hint="eastAsia"/>
              </w:rPr>
              <w:t>评论</w:t>
            </w:r>
            <w:r>
              <w:rPr>
                <w:rFonts w:ascii="Calibri" w:hAnsi="Calibri" w:hint="eastAsia"/>
              </w:rPr>
              <w:t>，</w:t>
            </w:r>
            <w:r w:rsidR="000B2CEE">
              <w:rPr>
                <w:rFonts w:ascii="Calibri" w:hAnsi="Calibri" w:hint="eastAsia"/>
              </w:rPr>
              <w:t>对喜欢的诗词和诗词可以收藏，还可进入趣味版块享受特色功能</w:t>
            </w:r>
            <w:r w:rsidR="0046625A">
              <w:rPr>
                <w:rFonts w:ascii="Calibri" w:hAnsi="Calibri" w:hint="eastAsia"/>
              </w:rPr>
              <w:t>，也</w:t>
            </w:r>
            <w:r w:rsidR="000B2CEE">
              <w:rPr>
                <w:rFonts w:ascii="Calibri" w:hAnsi="Calibri" w:hint="eastAsia"/>
              </w:rPr>
              <w:t>可进入聊天室参与聊天</w:t>
            </w:r>
            <w:r>
              <w:rPr>
                <w:rFonts w:ascii="Calibri" w:hAnsi="Calibri" w:hint="eastAsia"/>
              </w:rPr>
              <w:t>。</w:t>
            </w:r>
          </w:p>
        </w:tc>
      </w:tr>
      <w:tr w:rsidR="00F012CA" w14:paraId="792BD7B7" w14:textId="77777777">
        <w:trPr>
          <w:trHeight w:val="731"/>
          <w:jc w:val="center"/>
        </w:trPr>
        <w:tc>
          <w:tcPr>
            <w:tcW w:w="1460" w:type="dxa"/>
            <w:vAlign w:val="center"/>
          </w:tcPr>
          <w:p w14:paraId="0C5B843E" w14:textId="77777777" w:rsidR="00F012CA" w:rsidRDefault="002E62EA">
            <w:pPr>
              <w:spacing w:line="400" w:lineRule="exact"/>
              <w:jc w:val="center"/>
              <w:textAlignment w:val="baseline"/>
              <w:rPr>
                <w:rFonts w:ascii="Calibri" w:hAnsi="Calibri"/>
              </w:rPr>
            </w:pPr>
            <w:r>
              <w:rPr>
                <w:rFonts w:ascii="Calibri" w:hAnsi="Calibri" w:hint="eastAsia"/>
              </w:rPr>
              <w:t>游客</w:t>
            </w:r>
          </w:p>
        </w:tc>
        <w:tc>
          <w:tcPr>
            <w:tcW w:w="6119" w:type="dxa"/>
          </w:tcPr>
          <w:p w14:paraId="2DED06D5" w14:textId="5F65CF34" w:rsidR="00F012CA" w:rsidRDefault="002E62EA">
            <w:pPr>
              <w:spacing w:line="400" w:lineRule="exact"/>
              <w:textAlignment w:val="baseline"/>
              <w:rPr>
                <w:rFonts w:ascii="Calibri" w:hAnsi="Calibri"/>
              </w:rPr>
            </w:pPr>
            <w:r>
              <w:rPr>
                <w:rFonts w:ascii="Calibri" w:hAnsi="Calibri" w:hint="eastAsia"/>
              </w:rPr>
              <w:t>游客只能查看</w:t>
            </w:r>
            <w:r w:rsidR="000B2CEE">
              <w:rPr>
                <w:rFonts w:ascii="Calibri" w:hAnsi="Calibri" w:hint="eastAsia"/>
              </w:rPr>
              <w:t>诗人和诗词信息</w:t>
            </w:r>
            <w:r>
              <w:rPr>
                <w:rFonts w:ascii="Calibri" w:hAnsi="Calibri" w:hint="eastAsia"/>
              </w:rPr>
              <w:t>，</w:t>
            </w:r>
            <w:r w:rsidR="0046625A">
              <w:rPr>
                <w:rFonts w:ascii="Calibri" w:hAnsi="Calibri" w:hint="eastAsia"/>
              </w:rPr>
              <w:t>不能收藏诗人和诗词</w:t>
            </w:r>
            <w:r>
              <w:rPr>
                <w:rFonts w:ascii="Calibri" w:hAnsi="Calibri" w:hint="eastAsia"/>
              </w:rPr>
              <w:t>。</w:t>
            </w:r>
          </w:p>
        </w:tc>
      </w:tr>
    </w:tbl>
    <w:p w14:paraId="21FF8C7B" w14:textId="77777777" w:rsidR="00F012CA" w:rsidRDefault="002E62EA">
      <w:pPr>
        <w:pStyle w:val="2"/>
        <w:rPr>
          <w:rFonts w:cs="Cambria"/>
          <w:szCs w:val="30"/>
        </w:rPr>
      </w:pPr>
      <w:bookmarkStart w:id="41" w:name="_Toc2710"/>
      <w:r>
        <w:rPr>
          <w:rFonts w:cs="Cambria" w:hint="eastAsia"/>
          <w:szCs w:val="30"/>
        </w:rPr>
        <w:t xml:space="preserve">2.2 </w:t>
      </w:r>
      <w:r>
        <w:rPr>
          <w:rFonts w:cs="Cambria" w:hint="eastAsia"/>
          <w:szCs w:val="30"/>
        </w:rPr>
        <w:t>系统基本信息</w:t>
      </w:r>
      <w:bookmarkEnd w:id="40"/>
      <w:bookmarkEnd w:id="41"/>
    </w:p>
    <w:p w14:paraId="63BD0E0B" w14:textId="7B836438" w:rsidR="00F012CA" w:rsidRDefault="002E62EA">
      <w:pPr>
        <w:spacing w:line="360" w:lineRule="auto"/>
        <w:ind w:firstLineChars="200" w:firstLine="480"/>
        <w:rPr>
          <w:rFonts w:ascii="Calibri" w:hAnsi="Calibri" w:cs="Calibri"/>
        </w:rPr>
      </w:pPr>
      <w:r>
        <w:rPr>
          <w:rFonts w:ascii="Calibri" w:hAnsi="Calibri" w:cs="Calibri" w:hint="eastAsia"/>
        </w:rPr>
        <w:t>本系统主要的运行环境为</w:t>
      </w:r>
      <w:r w:rsidR="0046625A">
        <w:rPr>
          <w:rFonts w:ascii="Calibri" w:hAnsi="Calibri" w:cs="Calibri" w:hint="eastAsia"/>
        </w:rPr>
        <w:t>网页</w:t>
      </w:r>
      <w:r>
        <w:rPr>
          <w:rFonts w:ascii="Calibri" w:hAnsi="Calibri" w:cs="Calibri" w:hint="eastAsia"/>
        </w:rPr>
        <w:t>，</w:t>
      </w:r>
      <w:r w:rsidR="0046625A">
        <w:rPr>
          <w:rFonts w:ascii="Calibri" w:hAnsi="Calibri" w:cs="Calibri" w:hint="eastAsia"/>
        </w:rPr>
        <w:t>因此此系统是跨平台的能满足苹果和安卓各大平台。</w:t>
      </w:r>
      <w:r>
        <w:rPr>
          <w:rFonts w:ascii="Calibri" w:hAnsi="Calibri" w:cs="Calibri" w:hint="eastAsia"/>
        </w:rPr>
        <w:t>系统功能需求有如下几点：</w:t>
      </w:r>
    </w:p>
    <w:p w14:paraId="66D0A126" w14:textId="77777777" w:rsidR="00F012CA" w:rsidRDefault="002E62EA">
      <w:pPr>
        <w:spacing w:line="360" w:lineRule="auto"/>
        <w:ind w:firstLineChars="200" w:firstLine="480"/>
        <w:rPr>
          <w:rFonts w:ascii="Calibri" w:hAnsi="Calibri" w:cs="Calibri"/>
        </w:rPr>
      </w:pPr>
      <w:r>
        <w:rPr>
          <w:rFonts w:ascii="Calibri" w:hAnsi="Calibri" w:cs="Calibri" w:hint="eastAsia"/>
        </w:rPr>
        <w:t>（</w:t>
      </w:r>
      <w:r>
        <w:rPr>
          <w:rFonts w:ascii="Calibri" w:hAnsi="Calibri" w:cs="Calibri" w:hint="eastAsia"/>
        </w:rPr>
        <w:t>1</w:t>
      </w:r>
      <w:r>
        <w:rPr>
          <w:rFonts w:ascii="Calibri" w:hAnsi="Calibri" w:cs="Calibri" w:hint="eastAsia"/>
        </w:rPr>
        <w:t>）基本模块</w:t>
      </w:r>
      <w:r>
        <w:rPr>
          <w:rFonts w:ascii="Calibri" w:hAnsi="Calibri" w:cs="Calibri" w:hint="eastAsia"/>
        </w:rPr>
        <w:t>(</w:t>
      </w:r>
      <w:r>
        <w:rPr>
          <w:rFonts w:ascii="Calibri" w:hAnsi="Calibri" w:cs="Calibri" w:hint="eastAsia"/>
        </w:rPr>
        <w:t>用户注册、</w:t>
      </w:r>
      <w:r>
        <w:rPr>
          <w:rFonts w:ascii="Calibri" w:hAnsi="Calibri" w:cs="Calibri" w:hint="eastAsia"/>
        </w:rPr>
        <w:t xml:space="preserve"> </w:t>
      </w:r>
      <w:r>
        <w:rPr>
          <w:rFonts w:ascii="Calibri" w:hAnsi="Calibri" w:cs="Calibri" w:hint="eastAsia"/>
        </w:rPr>
        <w:t>登录、查询</w:t>
      </w:r>
      <w:r>
        <w:rPr>
          <w:rFonts w:ascii="Calibri" w:hAnsi="Calibri" w:cs="Calibri" w:hint="eastAsia"/>
        </w:rPr>
        <w:t xml:space="preserve"> </w:t>
      </w:r>
      <w:r>
        <w:rPr>
          <w:rFonts w:ascii="Calibri" w:hAnsi="Calibri" w:cs="Calibri" w:hint="eastAsia"/>
        </w:rPr>
        <w:t>、个人中心</w:t>
      </w:r>
      <w:r>
        <w:rPr>
          <w:rFonts w:ascii="Calibri" w:hAnsi="Calibri" w:cs="Calibri" w:hint="eastAsia"/>
        </w:rPr>
        <w:t>)</w:t>
      </w:r>
      <w:r>
        <w:rPr>
          <w:rFonts w:ascii="Calibri" w:hAnsi="Calibri" w:cs="Calibri" w:hint="eastAsia"/>
        </w:rPr>
        <w:t>；</w:t>
      </w:r>
    </w:p>
    <w:p w14:paraId="6CC310E2" w14:textId="12AA10C3" w:rsidR="00F012CA" w:rsidRDefault="002E62EA">
      <w:pPr>
        <w:spacing w:line="360" w:lineRule="auto"/>
        <w:ind w:firstLineChars="200" w:firstLine="480"/>
        <w:rPr>
          <w:rFonts w:ascii="Calibri" w:hAnsi="Calibri" w:cs="Calibri"/>
        </w:rPr>
      </w:pPr>
      <w:r>
        <w:rPr>
          <w:rFonts w:ascii="Calibri" w:hAnsi="Calibri" w:cs="Calibri" w:hint="eastAsia"/>
        </w:rPr>
        <w:t>（</w:t>
      </w:r>
      <w:r>
        <w:rPr>
          <w:rFonts w:ascii="Calibri" w:hAnsi="Calibri" w:cs="Calibri" w:hint="eastAsia"/>
        </w:rPr>
        <w:t>2</w:t>
      </w:r>
      <w:r>
        <w:rPr>
          <w:rFonts w:ascii="Calibri" w:hAnsi="Calibri" w:cs="Calibri" w:hint="eastAsia"/>
        </w:rPr>
        <w:t>）</w:t>
      </w:r>
      <w:r w:rsidR="0046625A">
        <w:rPr>
          <w:rFonts w:ascii="Calibri" w:hAnsi="Calibri" w:cs="Calibri" w:hint="eastAsia"/>
        </w:rPr>
        <w:t>诗词</w:t>
      </w:r>
      <w:r>
        <w:rPr>
          <w:rFonts w:ascii="Calibri" w:hAnsi="Calibri" w:cs="Calibri" w:hint="eastAsia"/>
        </w:rPr>
        <w:t>及评论信息</w:t>
      </w:r>
      <w:r w:rsidR="0046625A">
        <w:rPr>
          <w:rFonts w:ascii="Calibri" w:hAnsi="Calibri" w:cs="Calibri" w:hint="eastAsia"/>
        </w:rPr>
        <w:t>上传与</w:t>
      </w:r>
      <w:r>
        <w:rPr>
          <w:rFonts w:ascii="Calibri" w:hAnsi="Calibri" w:cs="Calibri" w:hint="eastAsia"/>
        </w:rPr>
        <w:t>处理；</w:t>
      </w:r>
    </w:p>
    <w:p w14:paraId="126BA564" w14:textId="37CE5BEF" w:rsidR="00F012CA" w:rsidRDefault="002E62EA">
      <w:pPr>
        <w:spacing w:line="360" w:lineRule="auto"/>
        <w:ind w:firstLineChars="200" w:firstLine="480"/>
        <w:rPr>
          <w:rFonts w:ascii="Calibri" w:hAnsi="Calibri" w:cs="Calibri"/>
        </w:rPr>
      </w:pPr>
      <w:r>
        <w:rPr>
          <w:rFonts w:ascii="Calibri" w:hAnsi="Calibri" w:cs="Calibri" w:hint="eastAsia"/>
        </w:rPr>
        <w:t>（</w:t>
      </w:r>
      <w:r>
        <w:rPr>
          <w:rFonts w:ascii="Calibri" w:hAnsi="Calibri" w:cs="Calibri" w:hint="eastAsia"/>
        </w:rPr>
        <w:t>3</w:t>
      </w:r>
      <w:r>
        <w:rPr>
          <w:rFonts w:ascii="Calibri" w:hAnsi="Calibri" w:cs="Calibri" w:hint="eastAsia"/>
        </w:rPr>
        <w:t>）</w:t>
      </w:r>
      <w:r w:rsidR="0046625A">
        <w:rPr>
          <w:rFonts w:ascii="Calibri" w:hAnsi="Calibri" w:cs="Calibri" w:hint="eastAsia"/>
        </w:rPr>
        <w:t>聊天室模块</w:t>
      </w:r>
      <w:r w:rsidR="0046625A">
        <w:rPr>
          <w:rFonts w:ascii="Calibri" w:hAnsi="Calibri" w:cs="Calibri" w:hint="eastAsia"/>
        </w:rPr>
        <w:t>(</w:t>
      </w:r>
      <w:r w:rsidR="0046625A">
        <w:rPr>
          <w:rFonts w:ascii="Calibri" w:hAnsi="Calibri" w:cs="Calibri" w:hint="eastAsia"/>
        </w:rPr>
        <w:t>所有人可在同一个平台聊天</w:t>
      </w:r>
      <w:r w:rsidR="0046625A">
        <w:rPr>
          <w:rFonts w:ascii="Calibri" w:hAnsi="Calibri" w:cs="Calibri"/>
        </w:rPr>
        <w:t>)</w:t>
      </w:r>
      <w:r>
        <w:rPr>
          <w:rFonts w:ascii="Calibri" w:hAnsi="Calibri" w:cs="Calibri" w:hint="eastAsia"/>
        </w:rPr>
        <w:t>；</w:t>
      </w:r>
    </w:p>
    <w:p w14:paraId="1FCFE6CD" w14:textId="026ED303" w:rsidR="0046625A" w:rsidRDefault="0046625A" w:rsidP="0046625A">
      <w:pPr>
        <w:spacing w:line="360" w:lineRule="auto"/>
        <w:ind w:firstLineChars="200" w:firstLine="480"/>
        <w:rPr>
          <w:rFonts w:ascii="Calibri" w:hAnsi="Calibri" w:cs="Calibri"/>
        </w:rPr>
      </w:pPr>
      <w:r>
        <w:rPr>
          <w:rFonts w:ascii="Calibri" w:hAnsi="Calibri" w:cs="Calibri" w:hint="eastAsia"/>
        </w:rPr>
        <w:t>（</w:t>
      </w:r>
      <w:r>
        <w:rPr>
          <w:rFonts w:ascii="Calibri" w:hAnsi="Calibri" w:cs="Calibri"/>
        </w:rPr>
        <w:t>5</w:t>
      </w:r>
      <w:r>
        <w:rPr>
          <w:rFonts w:ascii="Calibri" w:hAnsi="Calibri" w:cs="Calibri" w:hint="eastAsia"/>
        </w:rPr>
        <w:t>）推荐系统</w:t>
      </w:r>
      <w:r>
        <w:rPr>
          <w:rFonts w:ascii="Calibri" w:hAnsi="Calibri" w:cs="Calibri" w:hint="eastAsia"/>
        </w:rPr>
        <w:t>(</w:t>
      </w:r>
      <w:r>
        <w:rPr>
          <w:rFonts w:ascii="Calibri" w:hAnsi="Calibri" w:cs="Calibri" w:hint="eastAsia"/>
        </w:rPr>
        <w:t>根据用户浏览的诗人和诗词推荐给用户对应的诗词诗人信息</w:t>
      </w:r>
      <w:r>
        <w:rPr>
          <w:rFonts w:ascii="Calibri" w:hAnsi="Calibri" w:cs="Calibri" w:hint="eastAsia"/>
        </w:rPr>
        <w:t>)</w:t>
      </w:r>
      <w:r>
        <w:rPr>
          <w:rFonts w:ascii="Calibri" w:hAnsi="Calibri" w:cs="Calibri" w:hint="eastAsia"/>
        </w:rPr>
        <w:t>；</w:t>
      </w:r>
    </w:p>
    <w:p w14:paraId="03AC59F0" w14:textId="77777777" w:rsidR="0046625A" w:rsidRPr="0046625A" w:rsidRDefault="0046625A">
      <w:pPr>
        <w:spacing w:line="360" w:lineRule="auto"/>
        <w:ind w:firstLineChars="200" w:firstLine="480"/>
        <w:rPr>
          <w:rFonts w:ascii="Calibri" w:hAnsi="Calibri" w:cs="Calibri"/>
        </w:rPr>
      </w:pPr>
    </w:p>
    <w:p w14:paraId="10693F43" w14:textId="77777777" w:rsidR="0046625A" w:rsidRDefault="0046625A">
      <w:pPr>
        <w:spacing w:line="360" w:lineRule="auto"/>
        <w:ind w:firstLineChars="200" w:firstLine="480"/>
        <w:rPr>
          <w:rFonts w:ascii="Calibri" w:hAnsi="Calibri"/>
        </w:rPr>
      </w:pPr>
    </w:p>
    <w:p w14:paraId="1B86C521" w14:textId="77777777" w:rsidR="00F012CA" w:rsidRDefault="002E62EA">
      <w:pPr>
        <w:pStyle w:val="2"/>
        <w:rPr>
          <w:rFonts w:cs="Cambria"/>
          <w:szCs w:val="30"/>
        </w:rPr>
      </w:pPr>
      <w:bookmarkStart w:id="42" w:name="_Toc19975"/>
      <w:r>
        <w:rPr>
          <w:rFonts w:cs="Cambria" w:hint="eastAsia"/>
          <w:szCs w:val="30"/>
        </w:rPr>
        <w:t xml:space="preserve">2.3 </w:t>
      </w:r>
      <w:r>
        <w:rPr>
          <w:rFonts w:cs="Cambria" w:hint="eastAsia"/>
          <w:szCs w:val="30"/>
        </w:rPr>
        <w:t>系统开发工具</w:t>
      </w:r>
      <w:bookmarkEnd w:id="42"/>
    </w:p>
    <w:p w14:paraId="41729EA1" w14:textId="77777777" w:rsidR="0046625A" w:rsidRPr="008A004C" w:rsidRDefault="0046625A" w:rsidP="0046625A">
      <w:pPr>
        <w:spacing w:line="400" w:lineRule="exact"/>
        <w:ind w:firstLineChars="200" w:firstLine="480"/>
      </w:pPr>
      <w:r w:rsidRPr="008A004C">
        <w:rPr>
          <w:rFonts w:hint="eastAsia"/>
        </w:rPr>
        <w:t>此次设计主要采用</w:t>
      </w:r>
      <w:proofErr w:type="spellStart"/>
      <w:r>
        <w:rPr>
          <w:rFonts w:hint="eastAsia"/>
        </w:rPr>
        <w:t>vsCode</w:t>
      </w:r>
      <w:proofErr w:type="spellEnd"/>
      <w:r w:rsidRPr="008A004C">
        <w:rPr>
          <w:rFonts w:hint="eastAsia"/>
        </w:rPr>
        <w:t>加</w:t>
      </w:r>
      <w:r>
        <w:rPr>
          <w:rFonts w:hint="eastAsia"/>
        </w:rPr>
        <w:t>nginx</w:t>
      </w:r>
      <w:r w:rsidRPr="008A004C">
        <w:rPr>
          <w:rFonts w:hint="eastAsia"/>
        </w:rPr>
        <w:t>后台服务器进行，设计过程中页面主要使用</w:t>
      </w:r>
      <w:r>
        <w:rPr>
          <w:rFonts w:hint="eastAsia"/>
        </w:rPr>
        <w:t>html，</w:t>
      </w:r>
      <w:proofErr w:type="spellStart"/>
      <w:r>
        <w:rPr>
          <w:rFonts w:hint="eastAsia"/>
        </w:rPr>
        <w:t>css</w:t>
      </w:r>
      <w:proofErr w:type="spellEnd"/>
      <w:r>
        <w:rPr>
          <w:rFonts w:hint="eastAsia"/>
        </w:rPr>
        <w:t>，</w:t>
      </w:r>
      <w:proofErr w:type="spellStart"/>
      <w:r>
        <w:rPr>
          <w:rFonts w:hint="eastAsia"/>
        </w:rPr>
        <w:t>javascript</w:t>
      </w:r>
      <w:proofErr w:type="spellEnd"/>
      <w:r w:rsidRPr="008A004C">
        <w:rPr>
          <w:rFonts w:hint="eastAsia"/>
        </w:rPr>
        <w:t>技术完成。</w:t>
      </w:r>
    </w:p>
    <w:p w14:paraId="653C5888" w14:textId="77777777" w:rsidR="0046625A" w:rsidRPr="008A004C" w:rsidRDefault="0046625A" w:rsidP="0046625A">
      <w:pPr>
        <w:spacing w:line="400" w:lineRule="exact"/>
        <w:ind w:firstLineChars="200" w:firstLine="480"/>
      </w:pPr>
      <w:proofErr w:type="spellStart"/>
      <w:r>
        <w:rPr>
          <w:rFonts w:hint="eastAsia"/>
        </w:rPr>
        <w:t>vsCode</w:t>
      </w:r>
      <w:proofErr w:type="spellEnd"/>
      <w:r w:rsidRPr="008A004C">
        <w:rPr>
          <w:rFonts w:hint="eastAsia"/>
        </w:rPr>
        <w:t>是一个优秀的用于</w:t>
      </w:r>
      <w:r>
        <w:rPr>
          <w:rFonts w:hint="eastAsia"/>
        </w:rPr>
        <w:t>前端开发</w:t>
      </w:r>
      <w:r w:rsidRPr="008A004C">
        <w:rPr>
          <w:rFonts w:hint="eastAsia"/>
        </w:rPr>
        <w:t>的集合，</w:t>
      </w:r>
      <w:proofErr w:type="spellStart"/>
      <w:r>
        <w:rPr>
          <w:rFonts w:hint="eastAsia"/>
        </w:rPr>
        <w:t>vsCode</w:t>
      </w:r>
      <w:proofErr w:type="spellEnd"/>
      <w:r w:rsidRPr="008A004C">
        <w:rPr>
          <w:rFonts w:hint="eastAsia"/>
        </w:rPr>
        <w:t>的功能非常强大，支持也十分广泛，尤其是对各种开源产品的支持十分不错。</w:t>
      </w:r>
      <w:proofErr w:type="spellStart"/>
      <w:r>
        <w:rPr>
          <w:rFonts w:hint="eastAsia"/>
        </w:rPr>
        <w:t>vsCode</w:t>
      </w:r>
      <w:proofErr w:type="spellEnd"/>
      <w:r>
        <w:rPr>
          <w:rFonts w:hint="eastAsia"/>
        </w:rPr>
        <w:t>有很多免费的插件</w:t>
      </w:r>
      <w:r w:rsidRPr="008A004C">
        <w:rPr>
          <w:rFonts w:hint="eastAsia"/>
        </w:rPr>
        <w:t>，利用它</w:t>
      </w:r>
      <w:r>
        <w:rPr>
          <w:rFonts w:hint="eastAsia"/>
        </w:rPr>
        <w:t>们</w:t>
      </w:r>
      <w:r w:rsidRPr="008A004C">
        <w:rPr>
          <w:rFonts w:hint="eastAsia"/>
        </w:rPr>
        <w:t>可以在数据库的开发，发布，以及应用程序服务器的整合方面极大的提高工作效率。它是功能丰富的</w:t>
      </w:r>
      <w:r>
        <w:rPr>
          <w:rFonts w:hint="eastAsia"/>
        </w:rPr>
        <w:t>前端</w:t>
      </w:r>
      <w:r w:rsidRPr="008A004C">
        <w:rPr>
          <w:rFonts w:hint="eastAsia"/>
        </w:rPr>
        <w:t>集成开发环境，包括完备的编码，调试，测试和发布功能，完整的支持</w:t>
      </w:r>
      <w:r w:rsidRPr="008A004C">
        <w:t xml:space="preserve">HTML, CSS， </w:t>
      </w:r>
      <w:proofErr w:type="spellStart"/>
      <w:r w:rsidRPr="008A004C">
        <w:t>Javascript</w:t>
      </w:r>
      <w:proofErr w:type="spellEnd"/>
      <w:r w:rsidRPr="008A004C">
        <w:t>。</w:t>
      </w:r>
    </w:p>
    <w:p w14:paraId="571D55A3" w14:textId="77777777" w:rsidR="0046625A" w:rsidRPr="008A004C" w:rsidRDefault="0046625A" w:rsidP="0046625A">
      <w:pPr>
        <w:spacing w:line="400" w:lineRule="exact"/>
        <w:ind w:firstLineChars="200" w:firstLine="480"/>
      </w:pPr>
      <w:r w:rsidRPr="008A004C">
        <w:t xml:space="preserve"> </w:t>
      </w:r>
      <w:r w:rsidRPr="009D761B">
        <w:t>Nginx是一款</w:t>
      </w:r>
      <w:r w:rsidR="00FD3556">
        <w:rPr>
          <w:rFonts w:ascii="Times New Roman" w:hAnsi="Times New Roman"/>
          <w:sz w:val="21"/>
        </w:rPr>
        <w:fldChar w:fldCharType="begin"/>
      </w:r>
      <w:r w:rsidR="00FD3556">
        <w:instrText xml:space="preserve"> HYPERLINK "https://baike.baidu.com/item/%E8%BD%BB%E9%87%8F%E7%BA%A7/10002835" \t "_blank" </w:instrText>
      </w:r>
      <w:r w:rsidR="00FD3556">
        <w:rPr>
          <w:rFonts w:ascii="Times New Roman" w:hAnsi="Times New Roman"/>
          <w:sz w:val="21"/>
        </w:rPr>
        <w:fldChar w:fldCharType="separate"/>
      </w:r>
      <w:r w:rsidRPr="009D761B">
        <w:t>轻量级</w:t>
      </w:r>
      <w:r w:rsidR="00FD3556">
        <w:fldChar w:fldCharType="end"/>
      </w:r>
      <w:r w:rsidRPr="009D761B">
        <w:t>的</w:t>
      </w:r>
      <w:r w:rsidR="00FD3556">
        <w:rPr>
          <w:rFonts w:ascii="Times New Roman" w:hAnsi="Times New Roman"/>
          <w:sz w:val="21"/>
        </w:rPr>
        <w:fldChar w:fldCharType="begin"/>
      </w:r>
      <w:r w:rsidR="00FD3556">
        <w:instrText xml:space="preserve"> HYPERLINK "https://baike.baidu.com/item/Web/150564" \t "_blank" </w:instrText>
      </w:r>
      <w:r w:rsidR="00FD3556">
        <w:rPr>
          <w:rFonts w:ascii="Times New Roman" w:hAnsi="Times New Roman"/>
          <w:sz w:val="21"/>
        </w:rPr>
        <w:fldChar w:fldCharType="separate"/>
      </w:r>
      <w:r w:rsidRPr="009D761B">
        <w:t>Web</w:t>
      </w:r>
      <w:r w:rsidR="00FD3556">
        <w:fldChar w:fldCharType="end"/>
      </w:r>
      <w:r w:rsidRPr="009D761B">
        <w:t> 服务器/</w:t>
      </w:r>
      <w:hyperlink r:id="rId18" w:tgtFrame="_blank" w:history="1">
        <w:r w:rsidRPr="009D761B">
          <w:t>反向代理</w:t>
        </w:r>
      </w:hyperlink>
      <w:r w:rsidRPr="009D761B">
        <w:t>服务器及</w:t>
      </w:r>
      <w:r w:rsidR="00FD3556">
        <w:rPr>
          <w:rFonts w:ascii="Times New Roman" w:hAnsi="Times New Roman"/>
          <w:sz w:val="21"/>
        </w:rPr>
        <w:fldChar w:fldCharType="begin"/>
      </w:r>
      <w:r w:rsidR="00FD3556">
        <w:instrText xml:space="preserve"> HYPERLINK "https://baike.baidu.com/item/%E7%94%B5%E5%AD%90%E9%82%AE%E4%BB%B6/111106" \t "_blank" </w:instrText>
      </w:r>
      <w:r w:rsidR="00FD3556">
        <w:rPr>
          <w:rFonts w:ascii="Times New Roman" w:hAnsi="Times New Roman"/>
          <w:sz w:val="21"/>
        </w:rPr>
        <w:fldChar w:fldCharType="separate"/>
      </w:r>
      <w:r w:rsidRPr="009D761B">
        <w:t>电子邮件</w:t>
      </w:r>
      <w:r w:rsidR="00FD3556">
        <w:fldChar w:fldCharType="end"/>
      </w:r>
      <w:r w:rsidRPr="009D761B">
        <w:t>（IMAP/POP3）代理服务器，在BSD-like 协议下发行。其特点是占有内存少，</w:t>
      </w:r>
      <w:r w:rsidR="00FD3556">
        <w:rPr>
          <w:rFonts w:ascii="Times New Roman" w:hAnsi="Times New Roman"/>
          <w:sz w:val="21"/>
        </w:rPr>
        <w:fldChar w:fldCharType="begin"/>
      </w:r>
      <w:r w:rsidR="00FD3556">
        <w:instrText xml:space="preserve"> HYPERLINK "https://baike.baidu.com/item/%E5%B9%B6%E5%8F%91/11024806" \t "_blank" </w:instrText>
      </w:r>
      <w:r w:rsidR="00FD3556">
        <w:rPr>
          <w:rFonts w:ascii="Times New Roman" w:hAnsi="Times New Roman"/>
          <w:sz w:val="21"/>
        </w:rPr>
        <w:fldChar w:fldCharType="separate"/>
      </w:r>
      <w:r w:rsidRPr="009D761B">
        <w:t>并发</w:t>
      </w:r>
      <w:r w:rsidR="00FD3556">
        <w:fldChar w:fldCharType="end"/>
      </w:r>
      <w:r w:rsidRPr="009D761B">
        <w:t>能力强，事实上nginx的并发能力在同类型的网页服务器中表现较好，中国大陆使用nginx网站用户有：百度、</w:t>
      </w:r>
      <w:r w:rsidR="00FD3556">
        <w:rPr>
          <w:rFonts w:ascii="Times New Roman" w:hAnsi="Times New Roman"/>
          <w:sz w:val="21"/>
        </w:rPr>
        <w:fldChar w:fldCharType="begin"/>
      </w:r>
      <w:r w:rsidR="00FD3556">
        <w:instrText xml:space="preserve"> HYPERLINK "https://baike.baidu.com/item/%E4%BA%AC%E4%B8%9C/210931" \t "_blank" </w:instrText>
      </w:r>
      <w:r w:rsidR="00FD3556">
        <w:rPr>
          <w:rFonts w:ascii="Times New Roman" w:hAnsi="Times New Roman"/>
          <w:sz w:val="21"/>
        </w:rPr>
        <w:fldChar w:fldCharType="separate"/>
      </w:r>
      <w:r w:rsidRPr="009D761B">
        <w:t>京东</w:t>
      </w:r>
      <w:r w:rsidR="00FD3556">
        <w:fldChar w:fldCharType="end"/>
      </w:r>
      <w:r w:rsidRPr="009D761B">
        <w:t>、</w:t>
      </w:r>
      <w:r w:rsidR="00FD3556">
        <w:rPr>
          <w:rFonts w:ascii="Times New Roman" w:hAnsi="Times New Roman"/>
          <w:sz w:val="21"/>
        </w:rPr>
        <w:fldChar w:fldCharType="begin"/>
      </w:r>
      <w:r w:rsidR="00FD3556">
        <w:instrText xml:space="preserve"> HYPERLINK "https://baike.baidu.com/item/%E6%96%B0%E6%B5%AA/125692" \t "_blank" </w:instrText>
      </w:r>
      <w:r w:rsidR="00FD3556">
        <w:rPr>
          <w:rFonts w:ascii="Times New Roman" w:hAnsi="Times New Roman"/>
          <w:sz w:val="21"/>
        </w:rPr>
        <w:fldChar w:fldCharType="separate"/>
      </w:r>
      <w:r w:rsidRPr="009D761B">
        <w:t>新浪</w:t>
      </w:r>
      <w:r w:rsidR="00FD3556">
        <w:fldChar w:fldCharType="end"/>
      </w:r>
      <w:r w:rsidRPr="009D761B">
        <w:t>、</w:t>
      </w:r>
      <w:r w:rsidR="00FD3556">
        <w:rPr>
          <w:rFonts w:ascii="Times New Roman" w:hAnsi="Times New Roman"/>
          <w:sz w:val="21"/>
        </w:rPr>
        <w:fldChar w:fldCharType="begin"/>
      </w:r>
      <w:r w:rsidR="00FD3556">
        <w:instrText xml:space="preserve"> HYPERLINK "https://baike.baidu.com/item/%E7%BD%91%E6%98%93/185754" \t "_blank" </w:instrText>
      </w:r>
      <w:r w:rsidR="00FD3556">
        <w:rPr>
          <w:rFonts w:ascii="Times New Roman" w:hAnsi="Times New Roman"/>
          <w:sz w:val="21"/>
        </w:rPr>
        <w:fldChar w:fldCharType="separate"/>
      </w:r>
      <w:r w:rsidRPr="009D761B">
        <w:t>网易</w:t>
      </w:r>
      <w:r w:rsidR="00FD3556">
        <w:fldChar w:fldCharType="end"/>
      </w:r>
      <w:r w:rsidRPr="009D761B">
        <w:t>、</w:t>
      </w:r>
      <w:r w:rsidR="00FD3556">
        <w:rPr>
          <w:rFonts w:ascii="Times New Roman" w:hAnsi="Times New Roman"/>
          <w:sz w:val="21"/>
        </w:rPr>
        <w:fldChar w:fldCharType="begin"/>
      </w:r>
      <w:r w:rsidR="00FD3556">
        <w:instrText xml:space="preserve"> HYPERLINK "https://baike.baidu.com/item/%E8%85%BE%E8%AE%AF/112204" \t "_blank" </w:instrText>
      </w:r>
      <w:r w:rsidR="00FD3556">
        <w:rPr>
          <w:rFonts w:ascii="Times New Roman" w:hAnsi="Times New Roman"/>
          <w:sz w:val="21"/>
        </w:rPr>
        <w:fldChar w:fldCharType="separate"/>
      </w:r>
      <w:r w:rsidRPr="009D761B">
        <w:t>腾讯</w:t>
      </w:r>
      <w:r w:rsidR="00FD3556">
        <w:fldChar w:fldCharType="end"/>
      </w:r>
      <w:r w:rsidRPr="009D761B">
        <w:t>、</w:t>
      </w:r>
      <w:r w:rsidR="00FD3556">
        <w:rPr>
          <w:rFonts w:ascii="Times New Roman" w:hAnsi="Times New Roman"/>
          <w:sz w:val="21"/>
        </w:rPr>
        <w:fldChar w:fldCharType="begin"/>
      </w:r>
      <w:r w:rsidR="00FD3556">
        <w:instrText xml:space="preserve"> HYPERLINK "https://baike.baidu.com/item/%E6%B7%98%E5%AE%9D/145661" \t "_blank" </w:instrText>
      </w:r>
      <w:r w:rsidR="00FD3556">
        <w:rPr>
          <w:rFonts w:ascii="Times New Roman" w:hAnsi="Times New Roman"/>
          <w:sz w:val="21"/>
        </w:rPr>
        <w:fldChar w:fldCharType="separate"/>
      </w:r>
      <w:r w:rsidRPr="009D761B">
        <w:t>淘宝</w:t>
      </w:r>
      <w:r w:rsidR="00FD3556">
        <w:fldChar w:fldCharType="end"/>
      </w:r>
      <w:r w:rsidRPr="009D761B">
        <w:t>等。</w:t>
      </w:r>
    </w:p>
    <w:p w14:paraId="1B6B2E33" w14:textId="77777777" w:rsidR="0046625A" w:rsidRPr="008A004C" w:rsidRDefault="0046625A" w:rsidP="0046625A">
      <w:pPr>
        <w:spacing w:line="400" w:lineRule="exact"/>
        <w:ind w:firstLineChars="200" w:firstLine="480"/>
      </w:pPr>
      <w:r w:rsidRPr="008A004C">
        <w:rPr>
          <w:rFonts w:hint="eastAsia"/>
        </w:rPr>
        <w:t>开发环境：操作系统</w:t>
      </w:r>
      <w:r w:rsidRPr="008A004C">
        <w:t>window10</w:t>
      </w:r>
      <w:r w:rsidRPr="008A004C">
        <w:rPr>
          <w:rFonts w:hint="eastAsia"/>
        </w:rPr>
        <w:t>。</w:t>
      </w:r>
    </w:p>
    <w:p w14:paraId="79D82826" w14:textId="77777777" w:rsidR="0046625A" w:rsidRDefault="0046625A" w:rsidP="0046625A">
      <w:pPr>
        <w:spacing w:line="400" w:lineRule="exact"/>
        <w:ind w:firstLineChars="200" w:firstLine="480"/>
      </w:pPr>
      <w:r w:rsidRPr="008A004C">
        <w:rPr>
          <w:rFonts w:hint="eastAsia"/>
        </w:rPr>
        <w:t>运行环境：</w:t>
      </w:r>
      <w:proofErr w:type="spellStart"/>
      <w:r>
        <w:rPr>
          <w:rFonts w:hint="eastAsia"/>
        </w:rPr>
        <w:t>vsCode</w:t>
      </w:r>
      <w:proofErr w:type="spellEnd"/>
      <w:r w:rsidRPr="008A004C">
        <w:rPr>
          <w:rFonts w:hint="eastAsia"/>
        </w:rPr>
        <w:t>和</w:t>
      </w:r>
      <w:r>
        <w:rPr>
          <w:rFonts w:hint="eastAsia"/>
        </w:rPr>
        <w:t>nginx</w:t>
      </w:r>
      <w:r w:rsidRPr="008A004C">
        <w:rPr>
          <w:rFonts w:hint="eastAsia"/>
        </w:rPr>
        <w:t>工具。</w:t>
      </w:r>
    </w:p>
    <w:p w14:paraId="75D71B7B" w14:textId="774F8A1E" w:rsidR="00F012CA" w:rsidRDefault="00F012CA">
      <w:pPr>
        <w:spacing w:line="360" w:lineRule="auto"/>
        <w:ind w:firstLineChars="200" w:firstLine="480"/>
        <w:rPr>
          <w:rFonts w:ascii="Calibri" w:hAnsi="Calibri" w:cs="Calibri"/>
        </w:rPr>
      </w:pPr>
    </w:p>
    <w:p w14:paraId="584629F4" w14:textId="77777777" w:rsidR="00F012CA" w:rsidRDefault="002E62EA">
      <w:pPr>
        <w:spacing w:line="360" w:lineRule="auto"/>
        <w:ind w:leftChars="1300" w:left="3120"/>
        <w:rPr>
          <w:rFonts w:ascii="Calibri" w:hAnsi="Calibri"/>
        </w:rPr>
      </w:pPr>
      <w:r>
        <w:rPr>
          <w:rFonts w:ascii="Calibri" w:hAnsi="Calibri" w:hint="eastAsia"/>
        </w:rPr>
        <w:t>表</w:t>
      </w:r>
      <w:r>
        <w:rPr>
          <w:rFonts w:ascii="Calibri" w:hAnsi="Calibri" w:cs="Calibri"/>
        </w:rPr>
        <w:t xml:space="preserve"> 2-2</w:t>
      </w:r>
      <w:r>
        <w:rPr>
          <w:rFonts w:ascii="Calibri" w:hAnsi="Calibri" w:hint="eastAsia"/>
        </w:rPr>
        <w:t xml:space="preserve"> </w:t>
      </w:r>
      <w:r>
        <w:rPr>
          <w:rFonts w:ascii="Calibri" w:hAnsi="Calibri" w:hint="eastAsia"/>
        </w:rPr>
        <w:t>系统开发工具表</w:t>
      </w:r>
    </w:p>
    <w:tbl>
      <w:tblPr>
        <w:tblW w:w="9360" w:type="dxa"/>
        <w:tblInd w:w="79" w:type="dxa"/>
        <w:tblLayout w:type="fixed"/>
        <w:tblCellMar>
          <w:left w:w="79" w:type="dxa"/>
          <w:right w:w="79" w:type="dxa"/>
        </w:tblCellMar>
        <w:tblLook w:val="04A0" w:firstRow="1" w:lastRow="0" w:firstColumn="1" w:lastColumn="0" w:noHBand="0" w:noVBand="1"/>
      </w:tblPr>
      <w:tblGrid>
        <w:gridCol w:w="540"/>
        <w:gridCol w:w="2316"/>
        <w:gridCol w:w="6504"/>
      </w:tblGrid>
      <w:tr w:rsidR="00F012CA" w14:paraId="16F9DCFE" w14:textId="77777777">
        <w:tc>
          <w:tcPr>
            <w:tcW w:w="2856" w:type="dxa"/>
            <w:gridSpan w:val="2"/>
            <w:tcBorders>
              <w:top w:val="single" w:sz="6" w:space="0" w:color="auto"/>
              <w:left w:val="single" w:sz="6" w:space="0" w:color="auto"/>
              <w:bottom w:val="single" w:sz="6" w:space="0" w:color="auto"/>
              <w:right w:val="single" w:sz="6" w:space="0" w:color="auto"/>
            </w:tcBorders>
            <w:shd w:val="clear" w:color="auto" w:fill="C0C0C0"/>
            <w:vAlign w:val="center"/>
          </w:tcPr>
          <w:p w14:paraId="16C4619D" w14:textId="77777777" w:rsidR="00F012CA" w:rsidRDefault="002E62EA">
            <w:pPr>
              <w:pStyle w:val="a6"/>
              <w:ind w:firstLineChars="0" w:firstLine="0"/>
              <w:rPr>
                <w:rFonts w:ascii="Calibri" w:hAnsi="Calibri"/>
                <w:b/>
                <w:bCs/>
                <w:color w:val="000000"/>
              </w:rPr>
            </w:pPr>
            <w:r>
              <w:rPr>
                <w:rFonts w:ascii="Calibri" w:hAnsi="Calibri" w:hint="eastAsia"/>
                <w:b/>
                <w:bCs/>
                <w:color w:val="000000"/>
              </w:rPr>
              <w:t>系统名称</w:t>
            </w:r>
          </w:p>
        </w:tc>
        <w:tc>
          <w:tcPr>
            <w:tcW w:w="6504" w:type="dxa"/>
            <w:tcBorders>
              <w:top w:val="single" w:sz="6" w:space="0" w:color="auto"/>
              <w:left w:val="single" w:sz="6" w:space="0" w:color="auto"/>
              <w:bottom w:val="single" w:sz="6" w:space="0" w:color="auto"/>
              <w:right w:val="single" w:sz="6" w:space="0" w:color="auto"/>
            </w:tcBorders>
          </w:tcPr>
          <w:p w14:paraId="06E19410" w14:textId="3F62C528" w:rsidR="00F012CA" w:rsidRDefault="00275813">
            <w:pPr>
              <w:spacing w:line="360" w:lineRule="auto"/>
              <w:rPr>
                <w:rFonts w:ascii="Calibri" w:hAnsi="Calibri"/>
                <w:color w:val="000000"/>
              </w:rPr>
            </w:pPr>
            <w:r w:rsidRPr="00275813">
              <w:rPr>
                <w:rFonts w:ascii="Calibri" w:hAnsi="Calibri" w:hint="eastAsia"/>
                <w:color w:val="000000"/>
              </w:rPr>
              <w:t>跨平台轻量级诗词系统设计与开发</w:t>
            </w:r>
          </w:p>
        </w:tc>
      </w:tr>
      <w:tr w:rsidR="00F012CA" w14:paraId="4CBD1D3C" w14:textId="77777777">
        <w:trPr>
          <w:trHeight w:val="280"/>
        </w:trPr>
        <w:tc>
          <w:tcPr>
            <w:tcW w:w="2856" w:type="dxa"/>
            <w:gridSpan w:val="2"/>
            <w:tcBorders>
              <w:top w:val="single" w:sz="6" w:space="0" w:color="auto"/>
              <w:left w:val="single" w:sz="6" w:space="0" w:color="auto"/>
              <w:bottom w:val="single" w:sz="6" w:space="0" w:color="auto"/>
              <w:right w:val="single" w:sz="6" w:space="0" w:color="auto"/>
            </w:tcBorders>
            <w:shd w:val="clear" w:color="auto" w:fill="C0C0C0"/>
            <w:vAlign w:val="center"/>
          </w:tcPr>
          <w:p w14:paraId="0A9FB213" w14:textId="77777777" w:rsidR="00F012CA" w:rsidRDefault="002E62EA">
            <w:pPr>
              <w:spacing w:before="40" w:after="20"/>
              <w:rPr>
                <w:rFonts w:ascii="Calibri" w:hAnsi="Calibri"/>
                <w:b/>
                <w:bCs/>
                <w:color w:val="000000"/>
              </w:rPr>
            </w:pPr>
            <w:r>
              <w:rPr>
                <w:rFonts w:ascii="Calibri" w:hAnsi="Calibri" w:hint="eastAsia"/>
                <w:b/>
                <w:bCs/>
                <w:color w:val="000000"/>
              </w:rPr>
              <w:t>系统功能</w:t>
            </w:r>
          </w:p>
        </w:tc>
        <w:tc>
          <w:tcPr>
            <w:tcW w:w="6504" w:type="dxa"/>
            <w:tcBorders>
              <w:top w:val="single" w:sz="6" w:space="0" w:color="auto"/>
              <w:left w:val="single" w:sz="6" w:space="0" w:color="auto"/>
              <w:bottom w:val="single" w:sz="6" w:space="0" w:color="auto"/>
              <w:right w:val="single" w:sz="6" w:space="0" w:color="auto"/>
            </w:tcBorders>
          </w:tcPr>
          <w:p w14:paraId="2B7F466A" w14:textId="61D49925" w:rsidR="00F012CA" w:rsidRDefault="00C17EB3">
            <w:pPr>
              <w:spacing w:before="40" w:after="20"/>
              <w:rPr>
                <w:rFonts w:ascii="Calibri" w:hAnsi="Calibri"/>
                <w:color w:val="000000"/>
              </w:rPr>
            </w:pPr>
            <w:r w:rsidRPr="00275813">
              <w:rPr>
                <w:rFonts w:ascii="Calibri" w:hAnsi="Calibri" w:hint="eastAsia"/>
                <w:color w:val="000000"/>
              </w:rPr>
              <w:t>跨平台轻量级诗词系统</w:t>
            </w:r>
          </w:p>
        </w:tc>
      </w:tr>
      <w:tr w:rsidR="00F012CA" w14:paraId="7124C3DA" w14:textId="77777777">
        <w:trPr>
          <w:trHeight w:val="280"/>
        </w:trPr>
        <w:tc>
          <w:tcPr>
            <w:tcW w:w="2856" w:type="dxa"/>
            <w:gridSpan w:val="2"/>
            <w:tcBorders>
              <w:top w:val="single" w:sz="6" w:space="0" w:color="auto"/>
              <w:left w:val="single" w:sz="6" w:space="0" w:color="auto"/>
              <w:bottom w:val="single" w:sz="6" w:space="0" w:color="auto"/>
              <w:right w:val="single" w:sz="6" w:space="0" w:color="auto"/>
            </w:tcBorders>
            <w:shd w:val="clear" w:color="auto" w:fill="C0C0C0"/>
            <w:vAlign w:val="center"/>
          </w:tcPr>
          <w:p w14:paraId="0E1760A4" w14:textId="77777777" w:rsidR="00F012CA" w:rsidRDefault="002E62EA">
            <w:pPr>
              <w:spacing w:before="40" w:after="20"/>
              <w:rPr>
                <w:rFonts w:ascii="Calibri" w:hAnsi="Calibri"/>
                <w:b/>
                <w:bCs/>
                <w:color w:val="000000"/>
              </w:rPr>
            </w:pPr>
            <w:r>
              <w:rPr>
                <w:rFonts w:ascii="Calibri" w:hAnsi="Calibri" w:hint="eastAsia"/>
                <w:b/>
                <w:bCs/>
                <w:color w:val="000000"/>
              </w:rPr>
              <w:t>系统负责人</w:t>
            </w:r>
          </w:p>
        </w:tc>
        <w:tc>
          <w:tcPr>
            <w:tcW w:w="6504" w:type="dxa"/>
            <w:tcBorders>
              <w:top w:val="single" w:sz="6" w:space="0" w:color="auto"/>
              <w:left w:val="single" w:sz="6" w:space="0" w:color="auto"/>
              <w:bottom w:val="single" w:sz="6" w:space="0" w:color="auto"/>
              <w:right w:val="single" w:sz="6" w:space="0" w:color="auto"/>
            </w:tcBorders>
          </w:tcPr>
          <w:p w14:paraId="31E31EE3" w14:textId="54FE383D" w:rsidR="00F012CA" w:rsidRDefault="00C17EB3">
            <w:pPr>
              <w:spacing w:before="40" w:after="20"/>
              <w:rPr>
                <w:rFonts w:ascii="Calibri" w:hAnsi="Calibri"/>
                <w:color w:val="000000"/>
              </w:rPr>
            </w:pPr>
            <w:r>
              <w:rPr>
                <w:rFonts w:ascii="Calibri" w:hAnsi="Calibri" w:hint="eastAsia"/>
                <w:color w:val="000000"/>
              </w:rPr>
              <w:t>王荣，张玉</w:t>
            </w:r>
          </w:p>
        </w:tc>
      </w:tr>
      <w:tr w:rsidR="00F012CA" w14:paraId="234EE82A" w14:textId="77777777">
        <w:trPr>
          <w:trHeight w:val="567"/>
        </w:trPr>
        <w:tc>
          <w:tcPr>
            <w:tcW w:w="540" w:type="dxa"/>
            <w:vMerge w:val="restart"/>
            <w:tcBorders>
              <w:top w:val="single" w:sz="6" w:space="0" w:color="auto"/>
              <w:left w:val="single" w:sz="6" w:space="0" w:color="auto"/>
              <w:right w:val="single" w:sz="4" w:space="0" w:color="auto"/>
            </w:tcBorders>
            <w:shd w:val="clear" w:color="auto" w:fill="C0C0C0"/>
            <w:vAlign w:val="center"/>
          </w:tcPr>
          <w:p w14:paraId="2A7A76C9" w14:textId="77777777" w:rsidR="00F012CA" w:rsidRDefault="002E62EA">
            <w:pPr>
              <w:spacing w:before="40" w:after="20"/>
              <w:rPr>
                <w:rFonts w:ascii="Calibri" w:hAnsi="Calibri"/>
                <w:b/>
                <w:bCs/>
                <w:color w:val="000000"/>
              </w:rPr>
            </w:pPr>
            <w:r>
              <w:rPr>
                <w:rFonts w:ascii="Calibri" w:hAnsi="Calibri" w:hint="eastAsia"/>
                <w:b/>
                <w:bCs/>
                <w:color w:val="000000"/>
              </w:rPr>
              <w:t>系统开发工具</w:t>
            </w:r>
          </w:p>
        </w:tc>
        <w:tc>
          <w:tcPr>
            <w:tcW w:w="2316" w:type="dxa"/>
            <w:tcBorders>
              <w:top w:val="single" w:sz="4" w:space="0" w:color="auto"/>
              <w:left w:val="single" w:sz="4" w:space="0" w:color="auto"/>
              <w:bottom w:val="single" w:sz="4" w:space="0" w:color="auto"/>
              <w:right w:val="single" w:sz="4" w:space="0" w:color="auto"/>
            </w:tcBorders>
            <w:shd w:val="clear" w:color="auto" w:fill="C0C0C0"/>
            <w:vAlign w:val="center"/>
          </w:tcPr>
          <w:p w14:paraId="372BC8C6" w14:textId="77777777" w:rsidR="00F012CA" w:rsidRDefault="002E62EA">
            <w:pPr>
              <w:spacing w:before="40" w:after="20"/>
              <w:rPr>
                <w:rFonts w:ascii="Calibri" w:hAnsi="Calibri"/>
                <w:b/>
                <w:bCs/>
                <w:color w:val="000000"/>
              </w:rPr>
            </w:pPr>
            <w:r>
              <w:rPr>
                <w:rFonts w:ascii="Calibri" w:hAnsi="Calibri" w:cs="Calibri"/>
                <w:b/>
                <w:bCs/>
              </w:rPr>
              <w:t>a</w:t>
            </w:r>
            <w:r>
              <w:rPr>
                <w:rFonts w:ascii="Calibri" w:hAnsi="Calibri" w:hint="eastAsia"/>
                <w:b/>
                <w:bCs/>
              </w:rPr>
              <w:t>.</w:t>
            </w:r>
            <w:r>
              <w:rPr>
                <w:rFonts w:ascii="Calibri" w:hAnsi="Calibri" w:hint="eastAsia"/>
                <w:b/>
                <w:bCs/>
              </w:rPr>
              <w:t>编程语言工具</w:t>
            </w:r>
          </w:p>
        </w:tc>
        <w:tc>
          <w:tcPr>
            <w:tcW w:w="6504" w:type="dxa"/>
            <w:tcBorders>
              <w:top w:val="single" w:sz="4" w:space="0" w:color="auto"/>
              <w:left w:val="single" w:sz="4" w:space="0" w:color="auto"/>
              <w:bottom w:val="single" w:sz="4" w:space="0" w:color="auto"/>
              <w:right w:val="single" w:sz="4" w:space="0" w:color="auto"/>
            </w:tcBorders>
            <w:vAlign w:val="center"/>
          </w:tcPr>
          <w:p w14:paraId="25C21FE9" w14:textId="2E9A0CB6" w:rsidR="00F012CA" w:rsidRDefault="00C17EB3">
            <w:pPr>
              <w:spacing w:before="40" w:after="20"/>
              <w:rPr>
                <w:rFonts w:ascii="Calibri" w:eastAsiaTheme="majorEastAsia" w:hAnsi="Calibri" w:cs="Calibri"/>
                <w:color w:val="000000"/>
              </w:rPr>
            </w:pPr>
            <w:proofErr w:type="spellStart"/>
            <w:r>
              <w:rPr>
                <w:rFonts w:ascii="Calibri" w:eastAsiaTheme="majorEastAsia" w:hAnsi="Calibri" w:cs="Calibri" w:hint="eastAsia"/>
                <w:color w:val="000000"/>
              </w:rPr>
              <w:t>VSCode</w:t>
            </w:r>
            <w:proofErr w:type="spellEnd"/>
          </w:p>
        </w:tc>
      </w:tr>
      <w:tr w:rsidR="00F012CA" w14:paraId="3ABCA6B1" w14:textId="77777777">
        <w:trPr>
          <w:trHeight w:val="567"/>
        </w:trPr>
        <w:tc>
          <w:tcPr>
            <w:tcW w:w="540" w:type="dxa"/>
            <w:vMerge/>
            <w:tcBorders>
              <w:left w:val="single" w:sz="6" w:space="0" w:color="auto"/>
              <w:right w:val="single" w:sz="4" w:space="0" w:color="auto"/>
            </w:tcBorders>
            <w:shd w:val="clear" w:color="auto" w:fill="C0C0C0"/>
            <w:vAlign w:val="center"/>
          </w:tcPr>
          <w:p w14:paraId="252D67C7" w14:textId="77777777" w:rsidR="00F012CA" w:rsidRDefault="00F012CA">
            <w:pPr>
              <w:spacing w:before="40" w:after="20"/>
              <w:rPr>
                <w:rFonts w:ascii="Calibri" w:hAnsi="Calibri"/>
                <w:b/>
                <w:bCs/>
                <w:color w:val="000000"/>
              </w:rPr>
            </w:pPr>
          </w:p>
        </w:tc>
        <w:tc>
          <w:tcPr>
            <w:tcW w:w="2316" w:type="dxa"/>
            <w:tcBorders>
              <w:top w:val="single" w:sz="4" w:space="0" w:color="auto"/>
              <w:left w:val="single" w:sz="4" w:space="0" w:color="auto"/>
              <w:bottom w:val="single" w:sz="4" w:space="0" w:color="auto"/>
              <w:right w:val="single" w:sz="4" w:space="0" w:color="auto"/>
            </w:tcBorders>
            <w:shd w:val="clear" w:color="auto" w:fill="C0C0C0"/>
            <w:vAlign w:val="center"/>
          </w:tcPr>
          <w:p w14:paraId="59F312EF" w14:textId="77777777" w:rsidR="00F012CA" w:rsidRDefault="002E62EA">
            <w:pPr>
              <w:spacing w:before="40" w:after="20"/>
              <w:rPr>
                <w:rFonts w:ascii="Calibri" w:hAnsi="Calibri" w:cs="Calibri"/>
                <w:b/>
                <w:bCs/>
              </w:rPr>
            </w:pPr>
            <w:r>
              <w:rPr>
                <w:rFonts w:ascii="Calibri" w:hAnsi="Calibri" w:cs="Calibri" w:hint="eastAsia"/>
                <w:b/>
                <w:bCs/>
              </w:rPr>
              <w:t>b.</w:t>
            </w:r>
            <w:r>
              <w:rPr>
                <w:rFonts w:ascii="Calibri" w:hAnsi="Calibri" w:cs="Calibri" w:hint="eastAsia"/>
                <w:b/>
                <w:bCs/>
              </w:rPr>
              <w:t>数据库及管理工具</w:t>
            </w:r>
          </w:p>
        </w:tc>
        <w:tc>
          <w:tcPr>
            <w:tcW w:w="6504" w:type="dxa"/>
            <w:tcBorders>
              <w:top w:val="single" w:sz="4" w:space="0" w:color="auto"/>
              <w:left w:val="single" w:sz="4" w:space="0" w:color="auto"/>
              <w:bottom w:val="single" w:sz="4" w:space="0" w:color="auto"/>
              <w:right w:val="single" w:sz="4" w:space="0" w:color="auto"/>
            </w:tcBorders>
            <w:vAlign w:val="center"/>
          </w:tcPr>
          <w:p w14:paraId="5D2A4C44" w14:textId="1B9925E7" w:rsidR="00F012CA" w:rsidRDefault="00C17EB3">
            <w:pPr>
              <w:spacing w:before="40" w:after="20"/>
              <w:rPr>
                <w:rFonts w:ascii="Calibri" w:eastAsiaTheme="majorEastAsia" w:hAnsi="Calibri" w:cs="Calibri"/>
                <w:color w:val="000000"/>
              </w:rPr>
            </w:pPr>
            <w:proofErr w:type="spellStart"/>
            <w:r>
              <w:rPr>
                <w:rFonts w:ascii="Calibri" w:eastAsiaTheme="majorEastAsia" w:hAnsi="Calibri" w:cs="Calibri"/>
                <w:color w:val="000000"/>
              </w:rPr>
              <w:t>M</w:t>
            </w:r>
            <w:r>
              <w:rPr>
                <w:rFonts w:ascii="Calibri" w:eastAsiaTheme="majorEastAsia" w:hAnsi="Calibri" w:cs="Calibri" w:hint="eastAsia"/>
                <w:color w:val="000000"/>
              </w:rPr>
              <w:t>ongoDb</w:t>
            </w:r>
            <w:proofErr w:type="spellEnd"/>
            <w:r>
              <w:rPr>
                <w:rFonts w:ascii="Calibri" w:eastAsiaTheme="majorEastAsia" w:hAnsi="Calibri" w:cs="Calibri" w:hint="eastAsia"/>
                <w:color w:val="000000"/>
              </w:rPr>
              <w:t>，</w:t>
            </w:r>
            <w:proofErr w:type="spellStart"/>
            <w:r>
              <w:rPr>
                <w:rFonts w:ascii="Calibri" w:eastAsiaTheme="majorEastAsia" w:hAnsi="Calibri" w:cs="Calibri"/>
                <w:color w:val="000000"/>
              </w:rPr>
              <w:t>M</w:t>
            </w:r>
            <w:r>
              <w:rPr>
                <w:rFonts w:ascii="Calibri" w:eastAsiaTheme="majorEastAsia" w:hAnsi="Calibri" w:cs="Calibri" w:hint="eastAsia"/>
                <w:color w:val="000000"/>
              </w:rPr>
              <w:t>ongoDb</w:t>
            </w:r>
            <w:proofErr w:type="spellEnd"/>
            <w:r>
              <w:rPr>
                <w:rFonts w:ascii="Calibri" w:eastAsiaTheme="majorEastAsia" w:hAnsi="Calibri" w:cs="Calibri"/>
                <w:color w:val="000000"/>
              </w:rPr>
              <w:t xml:space="preserve"> </w:t>
            </w:r>
            <w:r>
              <w:rPr>
                <w:rFonts w:ascii="Calibri" w:eastAsiaTheme="majorEastAsia" w:hAnsi="Calibri" w:cs="Calibri" w:hint="eastAsia"/>
                <w:color w:val="000000"/>
              </w:rPr>
              <w:t>Compass</w:t>
            </w:r>
          </w:p>
        </w:tc>
      </w:tr>
      <w:tr w:rsidR="00F012CA" w14:paraId="277EC1CA" w14:textId="77777777">
        <w:trPr>
          <w:trHeight w:val="567"/>
        </w:trPr>
        <w:tc>
          <w:tcPr>
            <w:tcW w:w="540" w:type="dxa"/>
            <w:vMerge/>
            <w:tcBorders>
              <w:left w:val="single" w:sz="6" w:space="0" w:color="auto"/>
              <w:right w:val="single" w:sz="4" w:space="0" w:color="auto"/>
            </w:tcBorders>
            <w:shd w:val="clear" w:color="auto" w:fill="C0C0C0"/>
            <w:vAlign w:val="center"/>
          </w:tcPr>
          <w:p w14:paraId="7253B3E8" w14:textId="77777777" w:rsidR="00F012CA" w:rsidRDefault="00F012CA">
            <w:pPr>
              <w:spacing w:before="40" w:after="20"/>
              <w:rPr>
                <w:rFonts w:ascii="Calibri" w:hAnsi="Calibri"/>
                <w:b/>
                <w:bCs/>
                <w:color w:val="000000"/>
              </w:rPr>
            </w:pPr>
          </w:p>
        </w:tc>
        <w:tc>
          <w:tcPr>
            <w:tcW w:w="2316" w:type="dxa"/>
            <w:tcBorders>
              <w:top w:val="single" w:sz="4" w:space="0" w:color="auto"/>
              <w:left w:val="single" w:sz="4" w:space="0" w:color="auto"/>
              <w:bottom w:val="single" w:sz="4" w:space="0" w:color="auto"/>
              <w:right w:val="single" w:sz="4" w:space="0" w:color="auto"/>
            </w:tcBorders>
            <w:shd w:val="clear" w:color="auto" w:fill="C0C0C0"/>
            <w:vAlign w:val="center"/>
          </w:tcPr>
          <w:p w14:paraId="1029C2CC" w14:textId="77777777" w:rsidR="00F012CA" w:rsidRDefault="002E62EA">
            <w:pPr>
              <w:spacing w:before="40" w:after="20"/>
              <w:rPr>
                <w:rFonts w:ascii="Calibri" w:hAnsi="Calibri" w:cs="Calibri"/>
                <w:b/>
                <w:bCs/>
              </w:rPr>
            </w:pPr>
            <w:r>
              <w:rPr>
                <w:rFonts w:ascii="Calibri" w:hAnsi="Calibri" w:cs="Calibri" w:hint="eastAsia"/>
                <w:b/>
                <w:bCs/>
              </w:rPr>
              <w:t>c.</w:t>
            </w:r>
            <w:r>
              <w:rPr>
                <w:rFonts w:ascii="Calibri" w:hAnsi="Calibri" w:cs="Calibri" w:hint="eastAsia"/>
                <w:b/>
                <w:bCs/>
              </w:rPr>
              <w:t>文档编写工具</w:t>
            </w:r>
          </w:p>
        </w:tc>
        <w:tc>
          <w:tcPr>
            <w:tcW w:w="6504" w:type="dxa"/>
            <w:tcBorders>
              <w:top w:val="single" w:sz="4" w:space="0" w:color="auto"/>
              <w:left w:val="single" w:sz="4" w:space="0" w:color="auto"/>
              <w:bottom w:val="single" w:sz="4" w:space="0" w:color="auto"/>
              <w:right w:val="single" w:sz="4" w:space="0" w:color="auto"/>
            </w:tcBorders>
            <w:vAlign w:val="center"/>
          </w:tcPr>
          <w:p w14:paraId="2D22B4CC" w14:textId="77777777" w:rsidR="00F012CA" w:rsidRDefault="002E62EA">
            <w:pPr>
              <w:spacing w:before="40" w:after="20"/>
              <w:rPr>
                <w:rFonts w:ascii="Calibri" w:eastAsiaTheme="majorEastAsia" w:hAnsi="Calibri" w:cs="Calibri"/>
                <w:color w:val="000000"/>
              </w:rPr>
            </w:pPr>
            <w:r>
              <w:rPr>
                <w:rFonts w:ascii="Calibri" w:eastAsiaTheme="majorEastAsia" w:hAnsi="Calibri" w:cs="Calibri"/>
                <w:color w:val="000000"/>
              </w:rPr>
              <w:t>WPS 2019</w:t>
            </w:r>
          </w:p>
        </w:tc>
      </w:tr>
      <w:tr w:rsidR="00F012CA" w14:paraId="3FA7D86B" w14:textId="77777777">
        <w:trPr>
          <w:trHeight w:val="567"/>
        </w:trPr>
        <w:tc>
          <w:tcPr>
            <w:tcW w:w="540" w:type="dxa"/>
            <w:vMerge/>
            <w:tcBorders>
              <w:left w:val="single" w:sz="6" w:space="0" w:color="auto"/>
              <w:bottom w:val="single" w:sz="6" w:space="0" w:color="auto"/>
              <w:right w:val="single" w:sz="4" w:space="0" w:color="auto"/>
            </w:tcBorders>
            <w:shd w:val="clear" w:color="auto" w:fill="C0C0C0"/>
            <w:vAlign w:val="center"/>
          </w:tcPr>
          <w:p w14:paraId="44DD2764" w14:textId="77777777" w:rsidR="00F012CA" w:rsidRDefault="00F012CA">
            <w:pPr>
              <w:spacing w:before="40" w:after="20"/>
              <w:rPr>
                <w:rFonts w:ascii="Calibri" w:hAnsi="Calibri"/>
                <w:b/>
                <w:bCs/>
                <w:color w:val="000000"/>
              </w:rPr>
            </w:pPr>
          </w:p>
        </w:tc>
        <w:tc>
          <w:tcPr>
            <w:tcW w:w="2316" w:type="dxa"/>
            <w:tcBorders>
              <w:top w:val="single" w:sz="4" w:space="0" w:color="auto"/>
              <w:left w:val="single" w:sz="4" w:space="0" w:color="auto"/>
              <w:bottom w:val="single" w:sz="4" w:space="0" w:color="auto"/>
              <w:right w:val="single" w:sz="4" w:space="0" w:color="auto"/>
            </w:tcBorders>
            <w:shd w:val="clear" w:color="auto" w:fill="C0C0C0"/>
            <w:vAlign w:val="center"/>
          </w:tcPr>
          <w:p w14:paraId="733D0C54" w14:textId="77777777" w:rsidR="00F012CA" w:rsidRDefault="002E62EA">
            <w:pPr>
              <w:spacing w:before="40" w:after="20"/>
              <w:rPr>
                <w:rFonts w:ascii="Calibri" w:hAnsi="Calibri" w:cs="Calibri"/>
                <w:b/>
                <w:bCs/>
              </w:rPr>
            </w:pPr>
            <w:r>
              <w:rPr>
                <w:rFonts w:ascii="Calibri" w:hAnsi="Calibri" w:cs="Calibri" w:hint="eastAsia"/>
                <w:b/>
                <w:bCs/>
              </w:rPr>
              <w:t>d.</w:t>
            </w:r>
            <w:r>
              <w:rPr>
                <w:rFonts w:ascii="Calibri" w:hAnsi="Calibri" w:cs="Calibri" w:hint="eastAsia"/>
                <w:b/>
                <w:bCs/>
              </w:rPr>
              <w:t>版本控制</w:t>
            </w:r>
          </w:p>
        </w:tc>
        <w:tc>
          <w:tcPr>
            <w:tcW w:w="6504" w:type="dxa"/>
            <w:tcBorders>
              <w:top w:val="single" w:sz="4" w:space="0" w:color="auto"/>
              <w:left w:val="single" w:sz="4" w:space="0" w:color="auto"/>
              <w:bottom w:val="single" w:sz="4" w:space="0" w:color="auto"/>
              <w:right w:val="single" w:sz="4" w:space="0" w:color="auto"/>
            </w:tcBorders>
            <w:vAlign w:val="center"/>
          </w:tcPr>
          <w:p w14:paraId="080EED07" w14:textId="77777777" w:rsidR="00F012CA" w:rsidRDefault="002E62EA">
            <w:pPr>
              <w:spacing w:before="40" w:after="20"/>
              <w:rPr>
                <w:rFonts w:ascii="Calibri" w:eastAsiaTheme="majorEastAsia" w:hAnsi="Calibri" w:cs="Calibri"/>
                <w:color w:val="000000"/>
              </w:rPr>
            </w:pPr>
            <w:r>
              <w:rPr>
                <w:rFonts w:ascii="Calibri" w:eastAsiaTheme="majorEastAsia" w:hAnsi="Calibri" w:cs="Calibri"/>
                <w:color w:val="000000"/>
              </w:rPr>
              <w:t>Git</w:t>
            </w:r>
          </w:p>
        </w:tc>
      </w:tr>
    </w:tbl>
    <w:p w14:paraId="25266786" w14:textId="77777777" w:rsidR="00F012CA" w:rsidRDefault="002E62EA">
      <w:pPr>
        <w:pStyle w:val="2"/>
        <w:rPr>
          <w:rFonts w:ascii="Calibri" w:hAnsi="Calibri"/>
        </w:rPr>
      </w:pPr>
      <w:r>
        <w:rPr>
          <w:rFonts w:ascii="Calibri" w:hAnsi="Calibri" w:hint="eastAsia"/>
          <w:sz w:val="24"/>
          <w:szCs w:val="24"/>
        </w:rPr>
        <w:br w:type="page"/>
      </w:r>
      <w:bookmarkStart w:id="43" w:name="_Toc11604"/>
      <w:r>
        <w:rPr>
          <w:rFonts w:cs="Cambria" w:hint="eastAsia"/>
          <w:szCs w:val="30"/>
        </w:rPr>
        <w:lastRenderedPageBreak/>
        <w:t xml:space="preserve">2.4 </w:t>
      </w:r>
      <w:commentRangeStart w:id="44"/>
      <w:r>
        <w:rPr>
          <w:rFonts w:cs="Cambria" w:hint="eastAsia"/>
          <w:szCs w:val="30"/>
        </w:rPr>
        <w:t>系统可行性分析</w:t>
      </w:r>
      <w:bookmarkEnd w:id="43"/>
      <w:commentRangeEnd w:id="44"/>
      <w:r w:rsidR="00DA4BD0">
        <w:rPr>
          <w:rStyle w:val="af9"/>
          <w:rFonts w:ascii="Times New Roman" w:hAnsi="Times New Roman"/>
          <w:b w:val="0"/>
          <w:bCs w:val="0"/>
        </w:rPr>
        <w:commentReference w:id="44"/>
      </w:r>
    </w:p>
    <w:p w14:paraId="11BA425E" w14:textId="27EDEC6C" w:rsidR="00A0285F" w:rsidRPr="0097297D" w:rsidRDefault="00A0285F" w:rsidP="00A0285F">
      <w:pPr>
        <w:spacing w:line="400" w:lineRule="exact"/>
        <w:ind w:firstLineChars="200" w:firstLine="480"/>
      </w:pPr>
      <w:r w:rsidRPr="0097297D">
        <w:t>中华文化源远流长，博大精深，古诗文作为中华传统文化的一部分，有着自身的历史意义和现实意义，古诗文作为中华传统优秀文化的标志，有利于被世界各民族所接纳、借鉴，有利于使中华优秀传统文化走向世界。学习古诗文是对优秀传统文化的继承和发展；是陶冶情操，使人们得到美的熏陶的重要途径。传统文化的学习，是走进古人生活的途径，而文字最能走进一个人的内心。古人通过书写来传达自己的情感，传达着自己内心的观念和人文情怀的载体。随着科技的进步，互联网技术的推广，古诗文在网站上呈现，使之传承，被越来越多的人接受。因此，设计实现传统美文学习网站，为人们提供古诗文学习服务变得非常必要。</w:t>
      </w:r>
    </w:p>
    <w:p w14:paraId="4D5E53AC" w14:textId="0B53A3C7" w:rsidR="00F012CA" w:rsidRDefault="00A0285F" w:rsidP="00A0285F">
      <w:pPr>
        <w:spacing w:line="360" w:lineRule="auto"/>
      </w:pPr>
      <w:r>
        <w:rPr>
          <w:rFonts w:hint="eastAsia"/>
        </w:rPr>
        <w:t>（1）理论分析：</w:t>
      </w:r>
      <w:r w:rsidRPr="0097297D">
        <w:rPr>
          <w:rFonts w:hint="eastAsia"/>
        </w:rPr>
        <w:t>由于本诗词管理系统设计的目标明确, 功能强大, 且系统建成后可以直接供广大人员使用, 通过对本系统的使用, 可以</w:t>
      </w:r>
      <w:r w:rsidRPr="0097297D">
        <w:t>起到</w:t>
      </w:r>
      <w:r w:rsidRPr="0097297D">
        <w:rPr>
          <w:rFonts w:hint="eastAsia"/>
        </w:rPr>
        <w:t>传播文化的作用, 也可以带来一定的流量效益。从经济上分析, 本系统是可行的。</w:t>
      </w:r>
    </w:p>
    <w:p w14:paraId="1E8A63A3" w14:textId="77777777" w:rsidR="00A0285F" w:rsidRPr="0097297D" w:rsidRDefault="00A0285F" w:rsidP="00A0285F">
      <w:pPr>
        <w:spacing w:line="400" w:lineRule="exact"/>
      </w:pPr>
      <w:r>
        <w:rPr>
          <w:rFonts w:hint="eastAsia"/>
        </w:rPr>
        <w:t>（2）</w:t>
      </w:r>
      <w:r w:rsidRPr="0097297D">
        <w:rPr>
          <w:rFonts w:hint="eastAsia"/>
        </w:rPr>
        <w:t>功能模块分析</w:t>
      </w:r>
      <w:r>
        <w:rPr>
          <w:rFonts w:hint="eastAsia"/>
        </w:rPr>
        <w:t>：</w:t>
      </w:r>
      <w:r w:rsidRPr="0097297D">
        <w:rPr>
          <w:rFonts w:hint="eastAsia"/>
        </w:rPr>
        <w:t>该系统最根本的目的是实现诗词的管理，展示。</w:t>
      </w:r>
      <w:r w:rsidRPr="0097297D">
        <w:t>传统美文学习</w:t>
      </w:r>
      <w:r w:rsidRPr="0097297D">
        <w:rPr>
          <w:rFonts w:hint="eastAsia"/>
        </w:rPr>
        <w:t>网站</w:t>
      </w:r>
      <w:r w:rsidRPr="0097297D">
        <w:t>是供广大人群</w:t>
      </w:r>
      <w:r w:rsidRPr="0097297D">
        <w:rPr>
          <w:rFonts w:hint="eastAsia"/>
        </w:rPr>
        <w:t>学习，欣赏</w:t>
      </w:r>
      <w:r w:rsidRPr="0097297D">
        <w:t>的网站，因此该网站应能满足</w:t>
      </w:r>
      <w:r w:rsidRPr="0097297D">
        <w:rPr>
          <w:rFonts w:hint="eastAsia"/>
        </w:rPr>
        <w:t>用户</w:t>
      </w:r>
      <w:r w:rsidRPr="0097297D">
        <w:t>的常规需求，如用户注册，</w:t>
      </w:r>
      <w:r w:rsidRPr="0097297D">
        <w:rPr>
          <w:rFonts w:hint="eastAsia"/>
        </w:rPr>
        <w:t>登录，</w:t>
      </w:r>
      <w:r w:rsidRPr="0097297D">
        <w:t>阅读古诗文，</w:t>
      </w:r>
      <w:r w:rsidRPr="0097297D">
        <w:rPr>
          <w:rFonts w:hint="eastAsia"/>
        </w:rPr>
        <w:t>根据关键字</w:t>
      </w:r>
      <w:r w:rsidRPr="0097297D">
        <w:t>查找古诗文、名句、</w:t>
      </w:r>
      <w:r w:rsidRPr="0097297D">
        <w:rPr>
          <w:rFonts w:hint="eastAsia"/>
        </w:rPr>
        <w:t>通过</w:t>
      </w:r>
      <w:r w:rsidRPr="0097297D">
        <w:t>视频学习古诗文，</w:t>
      </w:r>
      <w:r w:rsidRPr="0097297D">
        <w:rPr>
          <w:rFonts w:hint="eastAsia"/>
        </w:rPr>
        <w:t>提供成语接龙，藏头诗，歇后语等</w:t>
      </w:r>
      <w:r w:rsidRPr="0097297D">
        <w:t>趣味</w:t>
      </w:r>
      <w:r w:rsidRPr="0097297D">
        <w:rPr>
          <w:rFonts w:hint="eastAsia"/>
        </w:rPr>
        <w:t>小游戏。根据时代查看诗人，根据诗词分类查看诗词。诗词下方展示推荐诗词，诗人下方展示推荐诗人。用户可收藏，</w:t>
      </w:r>
      <w:r w:rsidRPr="0097297D">
        <w:t>取消</w:t>
      </w:r>
      <w:r w:rsidRPr="0097297D">
        <w:rPr>
          <w:rFonts w:hint="eastAsia"/>
        </w:rPr>
        <w:t>收藏诗人和诗歌。</w:t>
      </w:r>
      <w:r w:rsidRPr="0097297D">
        <w:t>对于网站管理者能添加、纠正</w:t>
      </w:r>
      <w:r w:rsidRPr="0097297D">
        <w:rPr>
          <w:rFonts w:hint="eastAsia"/>
        </w:rPr>
        <w:t>，删除</w:t>
      </w:r>
      <w:r w:rsidRPr="0097297D">
        <w:t>古诗文</w:t>
      </w:r>
      <w:r w:rsidRPr="0097297D">
        <w:rPr>
          <w:rFonts w:hint="eastAsia"/>
        </w:rPr>
        <w:t>，</w:t>
      </w:r>
      <w:r w:rsidRPr="0097297D">
        <w:t>古诗文分类</w:t>
      </w:r>
      <w:r w:rsidRPr="0097297D">
        <w:rPr>
          <w:rFonts w:hint="eastAsia"/>
        </w:rPr>
        <w:t>和诗人</w:t>
      </w:r>
      <w:r w:rsidRPr="0097297D">
        <w:t>信息，管理</w:t>
      </w:r>
      <w:r w:rsidRPr="0097297D">
        <w:rPr>
          <w:rFonts w:hint="eastAsia"/>
        </w:rPr>
        <w:t>管理员</w:t>
      </w:r>
      <w:r w:rsidRPr="0097297D">
        <w:t>信息，</w:t>
      </w:r>
      <w:r w:rsidRPr="0097297D">
        <w:rPr>
          <w:rFonts w:hint="eastAsia"/>
        </w:rPr>
        <w:t>设置网页轮播图</w:t>
      </w:r>
      <w:r w:rsidRPr="0097297D">
        <w:t>等</w:t>
      </w:r>
      <w:r w:rsidRPr="0097297D">
        <w:rPr>
          <w:rFonts w:hint="eastAsia"/>
        </w:rPr>
        <w:t>。</w:t>
      </w:r>
    </w:p>
    <w:p w14:paraId="3365771F" w14:textId="19074238" w:rsidR="00A0285F" w:rsidRDefault="00A0285F" w:rsidP="00A0285F">
      <w:pPr>
        <w:spacing w:line="400" w:lineRule="exact"/>
      </w:pPr>
      <w:commentRangeStart w:id="45"/>
      <w:r>
        <w:rPr>
          <w:rFonts w:hint="eastAsia"/>
        </w:rPr>
        <w:t>（3）</w:t>
      </w:r>
      <w:r w:rsidR="00F73CE0">
        <w:rPr>
          <w:rFonts w:hint="eastAsia"/>
        </w:rPr>
        <w:t>技术分析</w:t>
      </w:r>
      <w:r>
        <w:rPr>
          <w:rFonts w:hint="eastAsia"/>
        </w:rPr>
        <w:t>：</w:t>
      </w:r>
      <w:commentRangeEnd w:id="45"/>
      <w:r w:rsidR="00DA4BD0">
        <w:rPr>
          <w:rStyle w:val="af9"/>
        </w:rPr>
        <w:commentReference w:id="45"/>
      </w:r>
    </w:p>
    <w:p w14:paraId="6E75E51B" w14:textId="5697C231" w:rsidR="00A0285F" w:rsidRPr="0097297D" w:rsidRDefault="00A0285F" w:rsidP="00A0285F">
      <w:pPr>
        <w:spacing w:line="400" w:lineRule="exact"/>
        <w:ind w:firstLineChars="200" w:firstLine="480"/>
      </w:pPr>
      <w:r w:rsidRPr="0097297D">
        <w:rPr>
          <w:rFonts w:hint="eastAsia"/>
        </w:rPr>
        <w:t>1）本系统主要以诗词为核心，每首诗词的信息与诗人，时代等多个信息关联</w:t>
      </w:r>
    </w:p>
    <w:p w14:paraId="3BE32A5B" w14:textId="57D91403" w:rsidR="00A0285F" w:rsidRPr="0097297D" w:rsidRDefault="00A0285F" w:rsidP="00A0285F">
      <w:pPr>
        <w:spacing w:line="400" w:lineRule="exact"/>
        <w:ind w:firstLineChars="200" w:firstLine="480"/>
      </w:pPr>
      <w:r w:rsidRPr="0097297D">
        <w:rPr>
          <w:rFonts w:hint="eastAsia"/>
        </w:rPr>
        <w:t>2）考虑到系统的安全性，对数据的访问通过数据库独立实现，对登录操作进行审核，对非法的用户进行限制。只有被允许的用户才能操作数据。</w:t>
      </w:r>
    </w:p>
    <w:p w14:paraId="14DCAE1E" w14:textId="3DE1A3BC" w:rsidR="00A0285F" w:rsidRPr="0097297D" w:rsidRDefault="00A0285F" w:rsidP="00A0285F">
      <w:pPr>
        <w:spacing w:line="400" w:lineRule="exact"/>
        <w:ind w:firstLineChars="200" w:firstLine="480"/>
      </w:pPr>
      <w:r w:rsidRPr="0097297D">
        <w:rPr>
          <w:rFonts w:hint="eastAsia"/>
        </w:rPr>
        <w:t>3）系统界面美观，友好，布局合理，窗口信息简明，有层次感，分类清晰明了，用户操作简单，把复杂的操作隐藏在了后台，用户能轻松使用。</w:t>
      </w:r>
    </w:p>
    <w:p w14:paraId="22BEB50E" w14:textId="14534BAD" w:rsidR="00A0285F" w:rsidRPr="00A0285F" w:rsidRDefault="00A0285F" w:rsidP="00A0285F">
      <w:pPr>
        <w:spacing w:line="360" w:lineRule="auto"/>
        <w:ind w:firstLineChars="200" w:firstLine="480"/>
      </w:pPr>
      <w:r w:rsidRPr="0097297D">
        <w:rPr>
          <w:rFonts w:hint="eastAsia"/>
        </w:rPr>
        <w:t>4）诗词和用户的数据信息需要定期进行安全备份，防止丢失造成不必要的损失。</w:t>
      </w:r>
    </w:p>
    <w:p w14:paraId="0351755E" w14:textId="77777777" w:rsidR="00A0285F" w:rsidRDefault="00A0285F" w:rsidP="00A0285F">
      <w:pPr>
        <w:spacing w:line="360" w:lineRule="auto"/>
        <w:ind w:firstLineChars="200" w:firstLine="480"/>
        <w:rPr>
          <w:rFonts w:ascii="Calibri" w:hAnsi="Calibri"/>
        </w:rPr>
      </w:pPr>
    </w:p>
    <w:p w14:paraId="267E4880" w14:textId="4684242D" w:rsidR="00F012CA" w:rsidRDefault="002E62EA">
      <w:pPr>
        <w:pStyle w:val="1"/>
        <w:rPr>
          <w:rFonts w:ascii="Calibri" w:hAnsi="Calibri" w:cs="Calibri"/>
          <w:kern w:val="2"/>
          <w:szCs w:val="32"/>
        </w:rPr>
      </w:pPr>
      <w:bookmarkStart w:id="46" w:name="_Toc30145"/>
      <w:bookmarkStart w:id="47" w:name="_Toc286648694"/>
      <w:r>
        <w:rPr>
          <w:rFonts w:ascii="Calibri" w:hAnsi="Calibri" w:cs="Calibri" w:hint="eastAsia"/>
          <w:kern w:val="2"/>
          <w:szCs w:val="32"/>
        </w:rPr>
        <w:lastRenderedPageBreak/>
        <w:t>3</w:t>
      </w:r>
      <w:r>
        <w:rPr>
          <w:rFonts w:ascii="Calibri" w:hAnsi="Calibri" w:cs="Calibri" w:hint="eastAsia"/>
          <w:kern w:val="2"/>
          <w:szCs w:val="32"/>
        </w:rPr>
        <w:t>．</w:t>
      </w:r>
      <w:commentRangeStart w:id="48"/>
      <w:r>
        <w:rPr>
          <w:rFonts w:ascii="Calibri" w:hAnsi="Calibri" w:cs="Calibri" w:hint="eastAsia"/>
          <w:kern w:val="2"/>
          <w:szCs w:val="32"/>
        </w:rPr>
        <w:t>需求分析</w:t>
      </w:r>
      <w:bookmarkEnd w:id="46"/>
      <w:bookmarkEnd w:id="47"/>
      <w:commentRangeEnd w:id="48"/>
      <w:r w:rsidR="00DA4BD0">
        <w:rPr>
          <w:rStyle w:val="af9"/>
          <w:b w:val="0"/>
          <w:bCs w:val="0"/>
          <w:kern w:val="2"/>
        </w:rPr>
        <w:commentReference w:id="48"/>
      </w:r>
    </w:p>
    <w:p w14:paraId="566CB746" w14:textId="0C36DB62" w:rsidR="00F73CE0" w:rsidRPr="00A122DF" w:rsidRDefault="00A122DF" w:rsidP="00A122DF">
      <w:pPr>
        <w:spacing w:line="360" w:lineRule="auto"/>
        <w:ind w:firstLineChars="200" w:firstLine="480"/>
        <w:rPr>
          <w:rFonts w:ascii="Calibri" w:hAnsi="Calibri"/>
        </w:rPr>
      </w:pPr>
      <w:r w:rsidRPr="00A122DF">
        <w:rPr>
          <w:rFonts w:ascii="Calibri" w:hAnsi="Calibri"/>
        </w:rPr>
        <w:t>唐诗宋词是中国传统文化的重要组成部分，也是中华民族的重要精神财富，需要人们不断地去挖掘、继承和弘扬。</w:t>
      </w:r>
      <w:r>
        <w:rPr>
          <w:rFonts w:ascii="Calibri" w:hAnsi="Calibri" w:hint="eastAsia"/>
        </w:rPr>
        <w:t>基于此需求，</w:t>
      </w:r>
      <w:r w:rsidRPr="00A122DF">
        <w:rPr>
          <w:rFonts w:ascii="Calibri" w:hAnsi="Calibri" w:hint="eastAsia"/>
        </w:rPr>
        <w:t>跨平台轻量级系统</w:t>
      </w:r>
      <w:r w:rsidR="00DD2FF6" w:rsidRPr="00A122DF">
        <w:rPr>
          <w:rFonts w:ascii="Calibri" w:hAnsi="Calibri" w:hint="eastAsia"/>
        </w:rPr>
        <w:t>，主要满足诗词爱好者在手机移动端的学习和交流</w:t>
      </w:r>
      <w:r>
        <w:rPr>
          <w:rFonts w:ascii="Calibri" w:hAnsi="Calibri" w:hint="eastAsia"/>
        </w:rPr>
        <w:t>。</w:t>
      </w:r>
    </w:p>
    <w:p w14:paraId="55B01E6E" w14:textId="77777777" w:rsidR="00F012CA" w:rsidRDefault="002E62EA">
      <w:pPr>
        <w:pStyle w:val="2"/>
        <w:rPr>
          <w:rFonts w:cs="Cambria"/>
          <w:szCs w:val="30"/>
        </w:rPr>
      </w:pPr>
      <w:bookmarkStart w:id="49" w:name="_Toc32751"/>
      <w:bookmarkStart w:id="50" w:name="_Toc286648695"/>
      <w:r>
        <w:rPr>
          <w:rFonts w:cs="Cambria" w:hint="eastAsia"/>
          <w:szCs w:val="30"/>
        </w:rPr>
        <w:t xml:space="preserve">3.1 </w:t>
      </w:r>
      <w:r>
        <w:rPr>
          <w:rFonts w:cs="Cambria" w:hint="eastAsia"/>
          <w:szCs w:val="30"/>
        </w:rPr>
        <w:t>系统功能需求</w:t>
      </w:r>
      <w:bookmarkEnd w:id="49"/>
      <w:bookmarkEnd w:id="50"/>
    </w:p>
    <w:p w14:paraId="608C4A2F" w14:textId="6B2B17BC" w:rsidR="00F012CA" w:rsidRDefault="002E62EA">
      <w:pPr>
        <w:spacing w:line="360" w:lineRule="auto"/>
        <w:ind w:firstLineChars="200" w:firstLine="480"/>
        <w:rPr>
          <w:rFonts w:ascii="Calibri" w:hAnsi="Calibri"/>
        </w:rPr>
      </w:pPr>
      <w:r>
        <w:rPr>
          <w:rFonts w:ascii="Calibri" w:hAnsi="Calibri" w:hint="eastAsia"/>
        </w:rPr>
        <w:t>经过详细分析，确定了该项目有如下功能需求：</w:t>
      </w:r>
      <w:r w:rsidR="00DB4B35" w:rsidRPr="00DB4B35">
        <w:rPr>
          <w:rFonts w:ascii="Calibri" w:hAnsi="Calibri" w:hint="eastAsia"/>
        </w:rPr>
        <w:t>用户登陆</w:t>
      </w:r>
      <w:r w:rsidR="00DB4B35" w:rsidRPr="00DB4B35">
        <w:rPr>
          <w:rFonts w:ascii="Calibri" w:hAnsi="Calibri" w:hint="eastAsia"/>
        </w:rPr>
        <w:t>/</w:t>
      </w:r>
      <w:r w:rsidR="00DB4B35" w:rsidRPr="00DB4B35">
        <w:rPr>
          <w:rFonts w:ascii="Calibri" w:hAnsi="Calibri" w:hint="eastAsia"/>
        </w:rPr>
        <w:t>注册</w:t>
      </w:r>
      <w:r>
        <w:rPr>
          <w:rFonts w:ascii="Calibri" w:hAnsi="Calibri" w:hint="eastAsia"/>
        </w:rPr>
        <w:t>，</w:t>
      </w:r>
      <w:r w:rsidR="00DB4B35" w:rsidRPr="007A68EF">
        <w:rPr>
          <w:rFonts w:ascii="Calibri" w:hAnsi="Calibri" w:hint="eastAsia"/>
        </w:rPr>
        <w:t>首页诗词展示</w:t>
      </w:r>
      <w:r>
        <w:rPr>
          <w:rFonts w:ascii="Calibri" w:hAnsi="Calibri" w:hint="eastAsia"/>
        </w:rPr>
        <w:t>，</w:t>
      </w:r>
      <w:r w:rsidR="007A68EF" w:rsidRPr="007A68EF">
        <w:rPr>
          <w:rFonts w:ascii="Calibri" w:hAnsi="Calibri" w:hint="eastAsia"/>
        </w:rPr>
        <w:t>诗词详情展示</w:t>
      </w:r>
      <w:r>
        <w:rPr>
          <w:rFonts w:ascii="Calibri" w:hAnsi="Calibri" w:hint="eastAsia"/>
        </w:rPr>
        <w:t>，</w:t>
      </w:r>
      <w:r w:rsidR="007A68EF" w:rsidRPr="007A68EF">
        <w:rPr>
          <w:rFonts w:ascii="Calibri" w:hAnsi="Calibri" w:hint="eastAsia"/>
        </w:rPr>
        <w:t>趣味界面，聊天室，推荐功能</w:t>
      </w:r>
      <w:r>
        <w:rPr>
          <w:rFonts w:ascii="Calibri" w:hAnsi="Calibri" w:hint="eastAsia"/>
        </w:rPr>
        <w:t>。具体包括：</w:t>
      </w:r>
    </w:p>
    <w:p w14:paraId="0106E051" w14:textId="35F4DCB6" w:rsidR="00F012CA" w:rsidRDefault="007A68EF">
      <w:pPr>
        <w:numPr>
          <w:ilvl w:val="0"/>
          <w:numId w:val="4"/>
        </w:numPr>
        <w:spacing w:line="360" w:lineRule="auto"/>
        <w:ind w:left="0" w:firstLineChars="200" w:firstLine="480"/>
        <w:rPr>
          <w:rFonts w:ascii="Calibri" w:hAnsi="Calibri" w:cs="Calibri"/>
        </w:rPr>
      </w:pPr>
      <w:r w:rsidRPr="00DB4B35">
        <w:rPr>
          <w:rFonts w:ascii="Calibri" w:hAnsi="Calibri" w:hint="eastAsia"/>
        </w:rPr>
        <w:t>用户登陆</w:t>
      </w:r>
      <w:r w:rsidRPr="00DB4B35">
        <w:rPr>
          <w:rFonts w:ascii="Calibri" w:hAnsi="Calibri" w:hint="eastAsia"/>
        </w:rPr>
        <w:t>/</w:t>
      </w:r>
      <w:r w:rsidRPr="00DB4B35">
        <w:rPr>
          <w:rFonts w:ascii="Calibri" w:hAnsi="Calibri" w:hint="eastAsia"/>
        </w:rPr>
        <w:t>注册</w:t>
      </w:r>
      <w:r w:rsidR="002E62EA">
        <w:rPr>
          <w:rFonts w:ascii="Calibri" w:hAnsi="Calibri" w:cs="Calibri" w:hint="eastAsia"/>
        </w:rPr>
        <w:t>：</w:t>
      </w:r>
      <w:r>
        <w:rPr>
          <w:rFonts w:ascii="Calibri" w:hAnsi="Calibri" w:cs="Calibri" w:hint="eastAsia"/>
        </w:rPr>
        <w:t>老用户直接登陆，对比数据库数据正确后显示登陆成功</w:t>
      </w:r>
      <w:r w:rsidR="002E62EA">
        <w:rPr>
          <w:rFonts w:ascii="Calibri" w:hAnsi="Calibri" w:cs="Calibri" w:hint="eastAsia"/>
        </w:rPr>
        <w:t>，</w:t>
      </w:r>
      <w:r>
        <w:rPr>
          <w:rFonts w:ascii="Calibri" w:hAnsi="Calibri" w:cs="Calibri" w:hint="eastAsia"/>
        </w:rPr>
        <w:t>新用户填写相关信息</w:t>
      </w:r>
      <w:r w:rsidR="002E62EA">
        <w:rPr>
          <w:rFonts w:ascii="Calibri" w:hAnsi="Calibri" w:cs="Calibri" w:hint="eastAsia"/>
        </w:rPr>
        <w:t>，然后保存到数据库；</w:t>
      </w:r>
    </w:p>
    <w:p w14:paraId="7FD844D6" w14:textId="092ADCCA" w:rsidR="00F012CA" w:rsidRDefault="004E4B4B">
      <w:pPr>
        <w:numPr>
          <w:ilvl w:val="0"/>
          <w:numId w:val="4"/>
        </w:numPr>
        <w:spacing w:line="360" w:lineRule="auto"/>
        <w:ind w:left="0" w:firstLineChars="200" w:firstLine="480"/>
        <w:rPr>
          <w:rFonts w:ascii="Calibri" w:hAnsi="Calibri" w:cs="Calibri"/>
        </w:rPr>
      </w:pPr>
      <w:r>
        <w:rPr>
          <w:rFonts w:ascii="Calibri" w:hAnsi="Calibri" w:cs="Calibri" w:hint="eastAsia"/>
        </w:rPr>
        <w:t>诗词信息</w:t>
      </w:r>
      <w:r w:rsidR="002E62EA">
        <w:rPr>
          <w:rFonts w:ascii="Calibri" w:hAnsi="Calibri" w:cs="Calibri" w:hint="eastAsia"/>
        </w:rPr>
        <w:t>：</w:t>
      </w:r>
      <w:r>
        <w:rPr>
          <w:rFonts w:ascii="Calibri" w:hAnsi="Calibri" w:cs="Calibri" w:hint="eastAsia"/>
        </w:rPr>
        <w:t>展示诗词详情及其解析</w:t>
      </w:r>
      <w:r w:rsidR="002E62EA">
        <w:rPr>
          <w:rFonts w:ascii="Calibri" w:hAnsi="Calibri" w:cs="Calibri" w:hint="eastAsia"/>
        </w:rPr>
        <w:t>；</w:t>
      </w:r>
    </w:p>
    <w:p w14:paraId="6FA22E72" w14:textId="77777777" w:rsidR="00F012CA" w:rsidRDefault="002E62EA">
      <w:pPr>
        <w:numPr>
          <w:ilvl w:val="0"/>
          <w:numId w:val="4"/>
        </w:numPr>
        <w:spacing w:line="360" w:lineRule="auto"/>
        <w:ind w:left="0" w:firstLineChars="200" w:firstLine="480"/>
        <w:rPr>
          <w:rFonts w:ascii="Calibri" w:hAnsi="Calibri" w:cs="Calibri"/>
        </w:rPr>
      </w:pPr>
      <w:r>
        <w:rPr>
          <w:rFonts w:ascii="Calibri" w:hAnsi="Calibri" w:cs="Calibri" w:hint="eastAsia"/>
        </w:rPr>
        <w:t>用户管理：管理员管理用户信息，用户管理个人信息；</w:t>
      </w:r>
    </w:p>
    <w:p w14:paraId="3BDCB7E9" w14:textId="006D09BA" w:rsidR="00F012CA" w:rsidRDefault="004E4B4B">
      <w:pPr>
        <w:numPr>
          <w:ilvl w:val="0"/>
          <w:numId w:val="4"/>
        </w:numPr>
        <w:spacing w:line="360" w:lineRule="auto"/>
        <w:ind w:left="0" w:firstLineChars="200" w:firstLine="480"/>
        <w:rPr>
          <w:rFonts w:ascii="Calibri" w:hAnsi="Calibri" w:cs="Calibri"/>
        </w:rPr>
      </w:pPr>
      <w:r>
        <w:rPr>
          <w:rFonts w:ascii="Calibri" w:hAnsi="Calibri" w:cs="Calibri" w:hint="eastAsia"/>
        </w:rPr>
        <w:t>诗词</w:t>
      </w:r>
      <w:r w:rsidR="002E62EA">
        <w:rPr>
          <w:rFonts w:ascii="Calibri" w:hAnsi="Calibri" w:cs="Calibri" w:hint="eastAsia"/>
        </w:rPr>
        <w:t>数据管理：管理员对</w:t>
      </w:r>
      <w:r>
        <w:rPr>
          <w:rFonts w:ascii="Calibri" w:hAnsi="Calibri" w:cs="Calibri" w:hint="eastAsia"/>
        </w:rPr>
        <w:t>诗词</w:t>
      </w:r>
      <w:r w:rsidR="002E62EA">
        <w:rPr>
          <w:rFonts w:ascii="Calibri" w:hAnsi="Calibri" w:cs="Calibri" w:hint="eastAsia"/>
        </w:rPr>
        <w:t>数据增删改。</w:t>
      </w:r>
    </w:p>
    <w:p w14:paraId="1D884016" w14:textId="77777777" w:rsidR="00F012CA" w:rsidRDefault="002E62EA">
      <w:pPr>
        <w:pStyle w:val="2"/>
        <w:rPr>
          <w:rFonts w:cs="Cambria"/>
          <w:szCs w:val="30"/>
        </w:rPr>
      </w:pPr>
      <w:bookmarkStart w:id="51" w:name="_Toc13231"/>
      <w:r>
        <w:rPr>
          <w:rFonts w:cs="Cambria" w:hint="eastAsia"/>
          <w:szCs w:val="30"/>
        </w:rPr>
        <w:t xml:space="preserve">3.2 </w:t>
      </w:r>
      <w:r>
        <w:rPr>
          <w:rFonts w:cs="Cambria" w:hint="eastAsia"/>
          <w:szCs w:val="30"/>
        </w:rPr>
        <w:t>性能设计需求</w:t>
      </w:r>
      <w:bookmarkEnd w:id="51"/>
      <w:r>
        <w:rPr>
          <w:rFonts w:cs="Cambria" w:hint="eastAsia"/>
          <w:szCs w:val="30"/>
        </w:rPr>
        <w:t xml:space="preserve"> </w:t>
      </w:r>
    </w:p>
    <w:p w14:paraId="0F0F48B0" w14:textId="77777777" w:rsidR="00F012CA" w:rsidRDefault="002E62EA">
      <w:pPr>
        <w:spacing w:line="360" w:lineRule="auto"/>
        <w:ind w:firstLineChars="200" w:firstLine="480"/>
        <w:rPr>
          <w:rFonts w:ascii="Calibri" w:hAnsi="Calibri" w:cs="Calibri"/>
        </w:rPr>
      </w:pPr>
      <w:r>
        <w:rPr>
          <w:rFonts w:ascii="Calibri" w:hAnsi="Calibri" w:cs="Calibri" w:hint="eastAsia"/>
        </w:rPr>
        <w:t>(</w:t>
      </w:r>
      <w:r>
        <w:rPr>
          <w:rFonts w:ascii="Calibri" w:hAnsi="Calibri" w:cs="Calibri"/>
        </w:rPr>
        <w:t>1</w:t>
      </w:r>
      <w:r>
        <w:rPr>
          <w:rFonts w:ascii="Calibri" w:hAnsi="Calibri" w:cs="Calibri" w:hint="eastAsia"/>
        </w:rPr>
        <w:t>)</w:t>
      </w:r>
      <w:r>
        <w:rPr>
          <w:rFonts w:ascii="Calibri" w:hAnsi="Calibri" w:cs="Calibri" w:hint="eastAsia"/>
        </w:rPr>
        <w:t>系统的稳定性需求：系统应具备稳定性，在系统运行期间不出现自动终止，程序</w:t>
      </w:r>
      <w:r>
        <w:rPr>
          <w:rFonts w:ascii="Calibri" w:hAnsi="Calibri" w:cs="Calibri" w:hint="eastAsia"/>
        </w:rPr>
        <w:t>bug</w:t>
      </w:r>
      <w:r>
        <w:rPr>
          <w:rFonts w:ascii="Calibri" w:hAnsi="Calibri" w:cs="Calibri" w:hint="eastAsia"/>
        </w:rPr>
        <w:t>等；</w:t>
      </w:r>
    </w:p>
    <w:p w14:paraId="5864405B" w14:textId="77777777" w:rsidR="00F012CA" w:rsidRDefault="002E62EA">
      <w:pPr>
        <w:spacing w:line="360" w:lineRule="auto"/>
        <w:ind w:firstLineChars="200" w:firstLine="480"/>
        <w:rPr>
          <w:rFonts w:ascii="Calibri" w:hAnsi="Calibri" w:cs="Calibri"/>
        </w:rPr>
      </w:pPr>
      <w:r>
        <w:rPr>
          <w:rFonts w:ascii="Calibri" w:hAnsi="Calibri" w:cs="Calibri" w:hint="eastAsia"/>
        </w:rPr>
        <w:t>(2)</w:t>
      </w:r>
      <w:r>
        <w:rPr>
          <w:rFonts w:ascii="Calibri" w:hAnsi="Calibri" w:cs="Calibri" w:hint="eastAsia"/>
        </w:rPr>
        <w:t>系统的可维护性需求：系统的可维护性需求与系统的稳定性需求是分不开的，当系统运行不稳定，出现数据丢失错误、运行中断时，要保证能够恢复或者还原</w:t>
      </w:r>
      <w:r>
        <w:rPr>
          <w:rFonts w:ascii="Calibri" w:hAnsi="Calibri" w:cs="Calibri" w:hint="eastAsia"/>
          <w:vertAlign w:val="superscript"/>
        </w:rPr>
        <w:t>[</w:t>
      </w:r>
      <w:r>
        <w:rPr>
          <w:rFonts w:ascii="Calibri" w:hAnsi="Calibri" w:cs="Calibri"/>
          <w:vertAlign w:val="superscript"/>
        </w:rPr>
        <w:t>5</w:t>
      </w:r>
      <w:r>
        <w:rPr>
          <w:rFonts w:ascii="Calibri" w:hAnsi="Calibri" w:cs="Calibri" w:hint="eastAsia"/>
          <w:vertAlign w:val="superscript"/>
        </w:rPr>
        <w:t>]</w:t>
      </w:r>
      <w:r>
        <w:rPr>
          <w:rFonts w:ascii="Calibri" w:hAnsi="Calibri" w:cs="Calibri" w:hint="eastAsia"/>
        </w:rPr>
        <w:t>；</w:t>
      </w:r>
    </w:p>
    <w:p w14:paraId="1905DAA6" w14:textId="77777777" w:rsidR="00F012CA" w:rsidRDefault="002E62EA">
      <w:pPr>
        <w:spacing w:line="360" w:lineRule="auto"/>
        <w:ind w:firstLineChars="200" w:firstLine="480"/>
        <w:rPr>
          <w:rFonts w:ascii="Calibri" w:hAnsi="Calibri" w:cs="Calibri"/>
        </w:rPr>
      </w:pPr>
      <w:r>
        <w:rPr>
          <w:rFonts w:ascii="Calibri" w:hAnsi="Calibri" w:cs="Calibri" w:hint="eastAsia"/>
        </w:rPr>
        <w:t>(3)</w:t>
      </w:r>
      <w:r>
        <w:rPr>
          <w:rFonts w:ascii="Calibri" w:hAnsi="Calibri" w:cs="Calibri" w:hint="eastAsia"/>
        </w:rPr>
        <w:t>系统的易用性需求：系统要界面美观、功能适用、使用简洁；</w:t>
      </w:r>
      <w:r>
        <w:rPr>
          <w:rFonts w:ascii="Calibri" w:hAnsi="Calibri" w:cs="Calibri" w:hint="eastAsia"/>
        </w:rPr>
        <w:t xml:space="preserve"> </w:t>
      </w:r>
    </w:p>
    <w:p w14:paraId="10A1C1E3" w14:textId="77777777" w:rsidR="00F012CA" w:rsidRDefault="002E62EA">
      <w:pPr>
        <w:spacing w:line="360" w:lineRule="auto"/>
        <w:ind w:firstLineChars="200" w:firstLine="480"/>
        <w:rPr>
          <w:rFonts w:ascii="Calibri" w:hAnsi="Calibri" w:cs="Calibri"/>
        </w:rPr>
      </w:pPr>
      <w:r>
        <w:rPr>
          <w:rFonts w:ascii="Calibri" w:hAnsi="Calibri" w:cs="Calibri" w:hint="eastAsia"/>
        </w:rPr>
        <w:t>(4)</w:t>
      </w:r>
      <w:r>
        <w:rPr>
          <w:rFonts w:ascii="Calibri" w:hAnsi="Calibri" w:cs="Calibri" w:hint="eastAsia"/>
        </w:rPr>
        <w:t>系统的完整性需求：系统除了有必要的功能界面，还应该有数据管理界面，如：用户信息界面，后台管理界面等。</w:t>
      </w:r>
      <w:r>
        <w:rPr>
          <w:rFonts w:ascii="Calibri" w:hAnsi="Calibri" w:cs="Calibri" w:hint="eastAsia"/>
        </w:rPr>
        <w:t xml:space="preserve"> </w:t>
      </w:r>
    </w:p>
    <w:p w14:paraId="2897E20E" w14:textId="77777777" w:rsidR="00F012CA" w:rsidRDefault="002E62EA">
      <w:pPr>
        <w:spacing w:line="360" w:lineRule="auto"/>
        <w:ind w:firstLineChars="200" w:firstLine="480"/>
        <w:rPr>
          <w:rFonts w:ascii="Calibri" w:hAnsi="Calibri" w:cs="Calibri"/>
        </w:rPr>
      </w:pPr>
      <w:r>
        <w:rPr>
          <w:rFonts w:ascii="Calibri" w:hAnsi="Calibri" w:cs="Calibri" w:hint="eastAsia"/>
        </w:rPr>
        <w:t>(5)</w:t>
      </w:r>
      <w:r>
        <w:rPr>
          <w:rFonts w:ascii="Calibri" w:hAnsi="Calibri" w:cs="Calibri" w:hint="eastAsia"/>
        </w:rPr>
        <w:t>系统的可扩展性需求：后期有必要改进系统的开发和建设，在系统设计和开发之前应该充分考虑到系统的可扩展性需求。</w:t>
      </w:r>
      <w:r>
        <w:rPr>
          <w:rFonts w:ascii="Calibri" w:hAnsi="Calibri" w:cs="Calibri" w:hint="eastAsia"/>
        </w:rPr>
        <w:t xml:space="preserve"> </w:t>
      </w:r>
    </w:p>
    <w:p w14:paraId="65C7FC97" w14:textId="77777777" w:rsidR="00F012CA" w:rsidRDefault="002E62EA">
      <w:pPr>
        <w:pStyle w:val="2"/>
        <w:rPr>
          <w:rFonts w:cs="Cambria"/>
          <w:szCs w:val="30"/>
        </w:rPr>
      </w:pPr>
      <w:bookmarkStart w:id="52" w:name="_Toc27524"/>
      <w:r>
        <w:rPr>
          <w:rFonts w:cs="Cambria" w:hint="eastAsia"/>
          <w:szCs w:val="30"/>
        </w:rPr>
        <w:lastRenderedPageBreak/>
        <w:t xml:space="preserve">3.3 </w:t>
      </w:r>
      <w:r>
        <w:rPr>
          <w:rFonts w:cs="Cambria" w:hint="eastAsia"/>
          <w:szCs w:val="30"/>
        </w:rPr>
        <w:t>条件与限制</w:t>
      </w:r>
      <w:bookmarkEnd w:id="52"/>
    </w:p>
    <w:p w14:paraId="44320DF6" w14:textId="01D7F957" w:rsidR="00F012CA" w:rsidRDefault="002E62EA">
      <w:pPr>
        <w:pStyle w:val="11"/>
        <w:spacing w:before="0" w:after="0" w:line="360" w:lineRule="auto"/>
        <w:ind w:leftChars="0" w:left="0" w:firstLineChars="200" w:firstLine="480"/>
        <w:rPr>
          <w:rFonts w:ascii="Calibri" w:hAnsi="Calibri"/>
          <w:sz w:val="24"/>
        </w:rPr>
      </w:pPr>
      <w:r>
        <w:rPr>
          <w:rFonts w:ascii="Calibri" w:hAnsi="Calibri" w:hint="eastAsia"/>
          <w:sz w:val="24"/>
        </w:rPr>
        <w:t>只有注册用户才能</w:t>
      </w:r>
      <w:r w:rsidR="002B5B6F">
        <w:rPr>
          <w:rFonts w:ascii="Calibri" w:hAnsi="Calibri" w:hint="eastAsia"/>
          <w:sz w:val="24"/>
        </w:rPr>
        <w:t>收藏诗人诗词</w:t>
      </w:r>
      <w:r>
        <w:rPr>
          <w:rFonts w:ascii="Calibri" w:hAnsi="Calibri" w:hint="eastAsia"/>
          <w:sz w:val="24"/>
        </w:rPr>
        <w:t>或</w:t>
      </w:r>
      <w:r w:rsidR="002B5B6F">
        <w:rPr>
          <w:rFonts w:ascii="Calibri" w:hAnsi="Calibri" w:hint="eastAsia"/>
          <w:sz w:val="24"/>
        </w:rPr>
        <w:t>进行评论</w:t>
      </w:r>
      <w:r>
        <w:rPr>
          <w:rFonts w:ascii="Calibri" w:hAnsi="Calibri" w:hint="eastAsia"/>
          <w:sz w:val="24"/>
        </w:rPr>
        <w:t>，游客通过注册之后才能使用这些功能。只有系统的管理员拥有数据库中的用户信息与</w:t>
      </w:r>
      <w:r w:rsidR="002B5B6F">
        <w:rPr>
          <w:rFonts w:ascii="Calibri" w:hAnsi="Calibri" w:hint="eastAsia"/>
          <w:sz w:val="24"/>
        </w:rPr>
        <w:t>诗词</w:t>
      </w:r>
      <w:r>
        <w:rPr>
          <w:rFonts w:ascii="Calibri" w:hAnsi="Calibri" w:hint="eastAsia"/>
          <w:sz w:val="24"/>
        </w:rPr>
        <w:t>及</w:t>
      </w:r>
      <w:r w:rsidR="002B5B6F">
        <w:rPr>
          <w:rFonts w:ascii="Calibri" w:hAnsi="Calibri" w:hint="eastAsia"/>
          <w:sz w:val="24"/>
        </w:rPr>
        <w:t>诗人</w:t>
      </w:r>
      <w:r>
        <w:rPr>
          <w:rFonts w:ascii="Calibri" w:hAnsi="Calibri" w:hint="eastAsia"/>
          <w:sz w:val="24"/>
        </w:rPr>
        <w:t>数据增删查改操作的权限，注册用户只能查看、修改部分个人信息。</w:t>
      </w:r>
    </w:p>
    <w:p w14:paraId="4F4E7FCA" w14:textId="77777777" w:rsidR="00F012CA" w:rsidRDefault="002E62EA">
      <w:pPr>
        <w:pStyle w:val="2"/>
        <w:rPr>
          <w:rFonts w:ascii="Calibri" w:hAnsi="Calibri" w:cs="Calibri"/>
          <w:szCs w:val="30"/>
        </w:rPr>
      </w:pPr>
      <w:bookmarkStart w:id="53" w:name="_Toc11516"/>
      <w:bookmarkStart w:id="54" w:name="_Toc286648696"/>
      <w:r>
        <w:rPr>
          <w:rFonts w:cs="Cambria"/>
          <w:szCs w:val="30"/>
        </w:rPr>
        <w:t>3.4</w:t>
      </w:r>
      <w:r>
        <w:rPr>
          <w:rFonts w:ascii="Calibri" w:hAnsi="Calibri" w:cs="Calibri" w:hint="eastAsia"/>
          <w:szCs w:val="30"/>
        </w:rPr>
        <w:t xml:space="preserve"> </w:t>
      </w:r>
      <w:r>
        <w:rPr>
          <w:rFonts w:ascii="Calibri" w:hAnsi="Calibri" w:cs="Calibri" w:hint="eastAsia"/>
          <w:szCs w:val="30"/>
        </w:rPr>
        <w:t>系统用例图</w:t>
      </w:r>
      <w:bookmarkEnd w:id="53"/>
      <w:bookmarkEnd w:id="54"/>
    </w:p>
    <w:p w14:paraId="11895807" w14:textId="47D9F45B" w:rsidR="00F012CA" w:rsidRDefault="002E62EA">
      <w:pPr>
        <w:spacing w:line="360" w:lineRule="auto"/>
        <w:ind w:firstLineChars="200" w:firstLine="480"/>
        <w:rPr>
          <w:rFonts w:ascii="Calibri" w:hAnsi="Calibri"/>
        </w:rPr>
      </w:pPr>
      <w:r>
        <w:rPr>
          <w:rFonts w:ascii="Calibri" w:hAnsi="Calibri" w:hint="eastAsia"/>
        </w:rPr>
        <w:t>本系统共有三种参与者——管理员、游客与注册用户。管理员拥有用户信息的增删查权限与</w:t>
      </w:r>
      <w:r w:rsidR="002B5B6F">
        <w:rPr>
          <w:rFonts w:ascii="Calibri" w:hAnsi="Calibri" w:hint="eastAsia"/>
        </w:rPr>
        <w:t>诗人诗词</w:t>
      </w:r>
      <w:r>
        <w:rPr>
          <w:rFonts w:ascii="Calibri" w:hAnsi="Calibri" w:hint="eastAsia"/>
        </w:rPr>
        <w:t>数据增删查改的权限；游客只有通过注册之后，才能拥有</w:t>
      </w:r>
      <w:r w:rsidR="002B5B6F">
        <w:rPr>
          <w:rFonts w:ascii="Calibri" w:hAnsi="Calibri" w:hint="eastAsia"/>
        </w:rPr>
        <w:t>收藏，评论等权限</w:t>
      </w:r>
      <w:r>
        <w:rPr>
          <w:rFonts w:ascii="Calibri" w:hAnsi="Calibri" w:hint="eastAsia"/>
        </w:rPr>
        <w:t>，注册用户拥有查看、修改个人信息</w:t>
      </w:r>
      <w:r w:rsidR="002B5B6F">
        <w:rPr>
          <w:rFonts w:ascii="Calibri" w:hAnsi="Calibri" w:hint="eastAsia"/>
        </w:rPr>
        <w:t>等功能</w:t>
      </w:r>
      <w:r>
        <w:rPr>
          <w:rFonts w:ascii="Calibri" w:hAnsi="Calibri" w:hint="eastAsia"/>
        </w:rPr>
        <w:t>。</w:t>
      </w:r>
    </w:p>
    <w:p w14:paraId="5D02D0BE" w14:textId="6BB64B3F" w:rsidR="00F012CA" w:rsidRDefault="001D0CF7">
      <w:pPr>
        <w:jc w:val="center"/>
        <w:rPr>
          <w:rFonts w:ascii="Calibri" w:hAnsi="Calibri"/>
        </w:rPr>
      </w:pPr>
      <w:r w:rsidRPr="001D0CF7">
        <w:rPr>
          <w:rFonts w:ascii="Calibri" w:hAnsi="Calibri"/>
          <w:noProof/>
        </w:rPr>
        <w:drawing>
          <wp:inline distT="0" distB="0" distL="0" distR="0" wp14:anchorId="4B71B063" wp14:editId="049559A1">
            <wp:extent cx="4916310" cy="3967497"/>
            <wp:effectExtent l="0" t="0" r="0" b="0"/>
            <wp:docPr id="70" name="图片 7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图示&#10;&#10;描述已自动生成"/>
                    <pic:cNvPicPr/>
                  </pic:nvPicPr>
                  <pic:blipFill>
                    <a:blip r:embed="rId19"/>
                    <a:stretch>
                      <a:fillRect/>
                    </a:stretch>
                  </pic:blipFill>
                  <pic:spPr>
                    <a:xfrm>
                      <a:off x="0" y="0"/>
                      <a:ext cx="4920129" cy="3970579"/>
                    </a:xfrm>
                    <a:prstGeom prst="rect">
                      <a:avLst/>
                    </a:prstGeom>
                  </pic:spPr>
                </pic:pic>
              </a:graphicData>
            </a:graphic>
          </wp:inline>
        </w:drawing>
      </w:r>
    </w:p>
    <w:p w14:paraId="500EFECF" w14:textId="77777777" w:rsidR="00F012CA" w:rsidRDefault="002E62EA">
      <w:pPr>
        <w:spacing w:line="360" w:lineRule="auto"/>
        <w:ind w:leftChars="1300" w:left="3120"/>
        <w:rPr>
          <w:rFonts w:ascii="Calibri" w:hAnsi="Calibri"/>
        </w:rPr>
      </w:pPr>
      <w:commentRangeStart w:id="55"/>
      <w:r>
        <w:rPr>
          <w:rFonts w:ascii="Calibri" w:hAnsi="Calibri" w:hint="eastAsia"/>
        </w:rPr>
        <w:t>图</w:t>
      </w:r>
      <w:r>
        <w:rPr>
          <w:rFonts w:ascii="Calibri" w:hAnsi="Calibri" w:cs="Calibri"/>
        </w:rPr>
        <w:t>3-1</w:t>
      </w:r>
      <w:r>
        <w:rPr>
          <w:rFonts w:ascii="Calibri" w:hAnsi="Calibri" w:hint="eastAsia"/>
        </w:rPr>
        <w:t xml:space="preserve"> </w:t>
      </w:r>
      <w:r>
        <w:rPr>
          <w:rFonts w:ascii="Calibri" w:hAnsi="Calibri" w:hint="eastAsia"/>
        </w:rPr>
        <w:t>管理员用例图</w:t>
      </w:r>
      <w:commentRangeEnd w:id="55"/>
      <w:r w:rsidR="00DA4BD0">
        <w:rPr>
          <w:rStyle w:val="af9"/>
        </w:rPr>
        <w:commentReference w:id="55"/>
      </w:r>
    </w:p>
    <w:p w14:paraId="6A5239B7" w14:textId="0EC62D3D" w:rsidR="00F012CA" w:rsidRDefault="00DB41C6">
      <w:pPr>
        <w:spacing w:line="360" w:lineRule="auto"/>
        <w:jc w:val="center"/>
        <w:rPr>
          <w:rFonts w:ascii="Calibri" w:hAnsi="Calibri"/>
        </w:rPr>
      </w:pPr>
      <w:r w:rsidRPr="00DB41C6">
        <w:rPr>
          <w:rFonts w:ascii="Calibri" w:hAnsi="Calibri"/>
          <w:noProof/>
        </w:rPr>
        <w:lastRenderedPageBreak/>
        <w:drawing>
          <wp:inline distT="0" distB="0" distL="0" distR="0" wp14:anchorId="63C22D1D" wp14:editId="3B2AC047">
            <wp:extent cx="4895682" cy="5140466"/>
            <wp:effectExtent l="0" t="0" r="0" b="3175"/>
            <wp:docPr id="79" name="图片 7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图示&#10;&#10;描述已自动生成"/>
                    <pic:cNvPicPr/>
                  </pic:nvPicPr>
                  <pic:blipFill>
                    <a:blip r:embed="rId20"/>
                    <a:stretch>
                      <a:fillRect/>
                    </a:stretch>
                  </pic:blipFill>
                  <pic:spPr>
                    <a:xfrm>
                      <a:off x="0" y="0"/>
                      <a:ext cx="4903818" cy="5149009"/>
                    </a:xfrm>
                    <a:prstGeom prst="rect">
                      <a:avLst/>
                    </a:prstGeom>
                  </pic:spPr>
                </pic:pic>
              </a:graphicData>
            </a:graphic>
          </wp:inline>
        </w:drawing>
      </w:r>
    </w:p>
    <w:p w14:paraId="6F7D1E9C" w14:textId="77777777" w:rsidR="00F012CA" w:rsidRDefault="002E62EA">
      <w:pPr>
        <w:spacing w:line="360" w:lineRule="auto"/>
        <w:ind w:leftChars="1200" w:left="2880"/>
        <w:rPr>
          <w:rFonts w:ascii="Calibri" w:hAnsi="Calibri"/>
        </w:rPr>
      </w:pPr>
      <w:r>
        <w:rPr>
          <w:rFonts w:ascii="Calibri" w:hAnsi="Calibri" w:hint="eastAsia"/>
        </w:rPr>
        <w:t>图</w:t>
      </w:r>
      <w:r>
        <w:rPr>
          <w:rFonts w:ascii="Calibri" w:hAnsi="Calibri" w:cs="Calibri"/>
        </w:rPr>
        <w:t>3-2</w:t>
      </w:r>
      <w:r>
        <w:rPr>
          <w:rFonts w:ascii="Calibri" w:hAnsi="Calibri" w:hint="eastAsia"/>
        </w:rPr>
        <w:t xml:space="preserve"> </w:t>
      </w:r>
      <w:r>
        <w:rPr>
          <w:rFonts w:ascii="Calibri" w:hAnsi="Calibri" w:hint="eastAsia"/>
        </w:rPr>
        <w:t>游客、注册用户用例图</w:t>
      </w:r>
    </w:p>
    <w:p w14:paraId="2E0C2D8D" w14:textId="77777777" w:rsidR="00F012CA" w:rsidRDefault="002E62EA">
      <w:pPr>
        <w:pStyle w:val="1"/>
        <w:rPr>
          <w:rFonts w:ascii="Calibri" w:hAnsi="Calibri"/>
        </w:rPr>
      </w:pPr>
      <w:bookmarkStart w:id="56" w:name="_Toc291667788"/>
      <w:r>
        <w:rPr>
          <w:rFonts w:ascii="Calibri" w:hAnsi="Calibri" w:hint="eastAsia"/>
        </w:rPr>
        <w:br w:type="page"/>
      </w:r>
      <w:bookmarkStart w:id="57" w:name="_Toc18205"/>
      <w:r>
        <w:rPr>
          <w:rFonts w:ascii="Calibri" w:hAnsi="Calibri" w:cs="Calibri" w:hint="eastAsia"/>
          <w:kern w:val="2"/>
          <w:szCs w:val="32"/>
        </w:rPr>
        <w:lastRenderedPageBreak/>
        <w:t>4</w:t>
      </w:r>
      <w:r>
        <w:rPr>
          <w:rFonts w:ascii="Calibri" w:hAnsi="Calibri" w:cs="Calibri" w:hint="eastAsia"/>
          <w:kern w:val="2"/>
          <w:szCs w:val="32"/>
        </w:rPr>
        <w:t>．概要设计</w:t>
      </w:r>
      <w:bookmarkEnd w:id="56"/>
      <w:bookmarkEnd w:id="57"/>
    </w:p>
    <w:p w14:paraId="243C3CD6" w14:textId="77777777" w:rsidR="00F012CA" w:rsidRDefault="002E62EA">
      <w:pPr>
        <w:pStyle w:val="2"/>
        <w:rPr>
          <w:rFonts w:cs="Cambria"/>
          <w:szCs w:val="30"/>
        </w:rPr>
      </w:pPr>
      <w:bookmarkStart w:id="58" w:name="_Toc291667789"/>
      <w:bookmarkStart w:id="59" w:name="_Toc20685"/>
      <w:r>
        <w:rPr>
          <w:rFonts w:cs="Cambria" w:hint="eastAsia"/>
          <w:szCs w:val="30"/>
        </w:rPr>
        <w:t xml:space="preserve">4.1 </w:t>
      </w:r>
      <w:r>
        <w:rPr>
          <w:rFonts w:cs="Cambria" w:hint="eastAsia"/>
          <w:szCs w:val="30"/>
        </w:rPr>
        <w:t>处理流程</w:t>
      </w:r>
      <w:bookmarkEnd w:id="58"/>
      <w:bookmarkEnd w:id="59"/>
    </w:p>
    <w:p w14:paraId="35F6A394" w14:textId="1AD664F8" w:rsidR="00F012CA" w:rsidRDefault="002E62EA">
      <w:pPr>
        <w:spacing w:line="360" w:lineRule="auto"/>
        <w:ind w:firstLineChars="200" w:firstLine="480"/>
        <w:rPr>
          <w:rFonts w:ascii="Calibri" w:hAnsi="Calibri"/>
        </w:rPr>
      </w:pPr>
      <w:r>
        <w:rPr>
          <w:rFonts w:ascii="Calibri" w:hAnsi="Calibri" w:hint="eastAsia"/>
        </w:rPr>
        <w:t>本部分主要介绍</w:t>
      </w:r>
      <w:r w:rsidR="008421DA">
        <w:rPr>
          <w:rFonts w:ascii="Calibri" w:hAnsi="Calibri" w:hint="eastAsia"/>
        </w:rPr>
        <w:t>用户使用</w:t>
      </w:r>
      <w:r>
        <w:rPr>
          <w:rFonts w:ascii="Calibri" w:hAnsi="Calibri" w:hint="eastAsia"/>
        </w:rPr>
        <w:t>流程，主要包括</w:t>
      </w:r>
      <w:r w:rsidR="00DD20D1">
        <w:rPr>
          <w:rFonts w:ascii="Calibri" w:hAnsi="Calibri" w:hint="eastAsia"/>
        </w:rPr>
        <w:t>诗词赏析，诗词收藏，诗词评论，趣味模块和聊天室</w:t>
      </w:r>
      <w:r>
        <w:rPr>
          <w:rFonts w:ascii="Calibri" w:hAnsi="Calibri" w:hint="eastAsia"/>
        </w:rPr>
        <w:t>。</w:t>
      </w:r>
    </w:p>
    <w:p w14:paraId="51EE2354" w14:textId="16ADAE2C" w:rsidR="00F012CA" w:rsidRDefault="002E62EA">
      <w:pPr>
        <w:pStyle w:val="3"/>
        <w:rPr>
          <w:rFonts w:ascii="Calibri" w:hAnsi="Calibri"/>
          <w:sz w:val="28"/>
          <w:szCs w:val="28"/>
        </w:rPr>
      </w:pPr>
      <w:bookmarkStart w:id="60" w:name="_Toc4209"/>
      <w:r>
        <w:rPr>
          <w:rFonts w:ascii="Calibri" w:hAnsi="Calibri" w:hint="eastAsia"/>
          <w:sz w:val="28"/>
          <w:szCs w:val="28"/>
        </w:rPr>
        <w:t xml:space="preserve">4.1.1 </w:t>
      </w:r>
      <w:r w:rsidR="00E26A36">
        <w:rPr>
          <w:rFonts w:ascii="Calibri" w:hAnsi="Calibri" w:hint="eastAsia"/>
          <w:sz w:val="28"/>
          <w:szCs w:val="28"/>
        </w:rPr>
        <w:t>用户使用全</w:t>
      </w:r>
      <w:r>
        <w:rPr>
          <w:rFonts w:ascii="Calibri" w:hAnsi="Calibri" w:hint="eastAsia"/>
          <w:sz w:val="28"/>
          <w:szCs w:val="28"/>
        </w:rPr>
        <w:t>流程</w:t>
      </w:r>
      <w:bookmarkEnd w:id="60"/>
    </w:p>
    <w:p w14:paraId="03143D76" w14:textId="47E595B0" w:rsidR="00E26A36" w:rsidRDefault="00E26A36" w:rsidP="00E26A36">
      <w:pPr>
        <w:spacing w:line="400" w:lineRule="exact"/>
        <w:ind w:firstLineChars="200" w:firstLine="480"/>
      </w:pPr>
      <w:r w:rsidRPr="0097297D">
        <w:rPr>
          <w:rFonts w:hint="eastAsia"/>
        </w:rPr>
        <w:t>该系统最根本的目的是实现诗词的管理</w:t>
      </w:r>
      <w:del w:id="61" w:author="魏冬梅" w:date="2022-04-12T15:54:00Z">
        <w:r w:rsidRPr="0097297D" w:rsidDel="00DA4BD0">
          <w:rPr>
            <w:rFonts w:hint="eastAsia"/>
          </w:rPr>
          <w:delText>，</w:delText>
        </w:r>
      </w:del>
      <w:ins w:id="62" w:author="魏冬梅" w:date="2022-04-12T15:54:00Z">
        <w:r w:rsidR="00DA4BD0">
          <w:rPr>
            <w:rFonts w:hint="eastAsia"/>
          </w:rPr>
          <w:t>、</w:t>
        </w:r>
      </w:ins>
      <w:r w:rsidRPr="0097297D">
        <w:rPr>
          <w:rFonts w:hint="eastAsia"/>
        </w:rPr>
        <w:t>展示。</w:t>
      </w:r>
      <w:r w:rsidRPr="0097297D">
        <w:t>传统美文学习</w:t>
      </w:r>
      <w:r w:rsidRPr="0097297D">
        <w:rPr>
          <w:rFonts w:hint="eastAsia"/>
        </w:rPr>
        <w:t>网站</w:t>
      </w:r>
      <w:r w:rsidRPr="0097297D">
        <w:t>是供广大人群</w:t>
      </w:r>
      <w:r w:rsidRPr="0097297D">
        <w:rPr>
          <w:rFonts w:hint="eastAsia"/>
        </w:rPr>
        <w:t>学习，欣赏</w:t>
      </w:r>
      <w:r w:rsidRPr="0097297D">
        <w:t>的网站，因此该网站应能满足</w:t>
      </w:r>
      <w:r w:rsidRPr="0097297D">
        <w:rPr>
          <w:rFonts w:hint="eastAsia"/>
        </w:rPr>
        <w:t>用户</w:t>
      </w:r>
      <w:r w:rsidRPr="0097297D">
        <w:t>的常规需求，如用户注册，</w:t>
      </w:r>
      <w:r w:rsidRPr="0097297D">
        <w:rPr>
          <w:rFonts w:hint="eastAsia"/>
        </w:rPr>
        <w:t>登录，</w:t>
      </w:r>
      <w:r w:rsidRPr="0097297D">
        <w:t>阅读古诗文，</w:t>
      </w:r>
      <w:r w:rsidRPr="0097297D">
        <w:rPr>
          <w:rFonts w:hint="eastAsia"/>
        </w:rPr>
        <w:t>根据关键字</w:t>
      </w:r>
      <w:r w:rsidRPr="0097297D">
        <w:t>查找古诗文、名句、</w:t>
      </w:r>
      <w:r w:rsidRPr="0097297D">
        <w:rPr>
          <w:rFonts w:hint="eastAsia"/>
        </w:rPr>
        <w:t>通过</w:t>
      </w:r>
      <w:r w:rsidRPr="0097297D">
        <w:t>视频学习古诗文，</w:t>
      </w:r>
      <w:r w:rsidRPr="0097297D">
        <w:rPr>
          <w:rFonts w:hint="eastAsia"/>
        </w:rPr>
        <w:t>提供成语接龙，藏头诗，歇后语等</w:t>
      </w:r>
      <w:r w:rsidRPr="0097297D">
        <w:t>趣味</w:t>
      </w:r>
      <w:r w:rsidRPr="0097297D">
        <w:rPr>
          <w:rFonts w:hint="eastAsia"/>
        </w:rPr>
        <w:t>小游戏。根据时代查看诗人，根据诗词分类查看诗词。诗词下方展示推荐诗词，诗人下方展示推荐诗人。用户可收藏，</w:t>
      </w:r>
      <w:r w:rsidRPr="0097297D">
        <w:t>取消</w:t>
      </w:r>
      <w:r w:rsidRPr="0097297D">
        <w:rPr>
          <w:rFonts w:hint="eastAsia"/>
        </w:rPr>
        <w:t>收藏诗人和诗歌。</w:t>
      </w:r>
      <w:r w:rsidRPr="0097297D">
        <w:t>对于网站管理者能添加、纠正</w:t>
      </w:r>
      <w:r w:rsidRPr="0097297D">
        <w:rPr>
          <w:rFonts w:hint="eastAsia"/>
        </w:rPr>
        <w:t>，删除</w:t>
      </w:r>
      <w:r w:rsidRPr="0097297D">
        <w:t>古诗文</w:t>
      </w:r>
      <w:r w:rsidRPr="0097297D">
        <w:rPr>
          <w:rFonts w:hint="eastAsia"/>
        </w:rPr>
        <w:t>，</w:t>
      </w:r>
      <w:r w:rsidRPr="0097297D">
        <w:t>古诗文分类</w:t>
      </w:r>
      <w:r w:rsidRPr="0097297D">
        <w:rPr>
          <w:rFonts w:hint="eastAsia"/>
        </w:rPr>
        <w:t>和诗人</w:t>
      </w:r>
      <w:r w:rsidRPr="0097297D">
        <w:t>信息，管理</w:t>
      </w:r>
      <w:r w:rsidRPr="0097297D">
        <w:rPr>
          <w:rFonts w:hint="eastAsia"/>
        </w:rPr>
        <w:t>管理员</w:t>
      </w:r>
      <w:r w:rsidRPr="0097297D">
        <w:t>信息，</w:t>
      </w:r>
      <w:r w:rsidRPr="0097297D">
        <w:rPr>
          <w:rFonts w:hint="eastAsia"/>
        </w:rPr>
        <w:t>设置网页轮播图</w:t>
      </w:r>
      <w:r w:rsidRPr="0097297D">
        <w:t>等</w:t>
      </w:r>
      <w:r w:rsidRPr="0097297D">
        <w:rPr>
          <w:rFonts w:hint="eastAsia"/>
        </w:rPr>
        <w:t>。</w:t>
      </w:r>
    </w:p>
    <w:p w14:paraId="25BF58C9" w14:textId="14FC4373" w:rsidR="00E26A36" w:rsidRPr="0097297D" w:rsidRDefault="00E26A36" w:rsidP="00E26A36">
      <w:pPr>
        <w:spacing w:line="400" w:lineRule="exact"/>
        <w:ind w:firstLineChars="200" w:firstLine="480"/>
      </w:pPr>
      <w:r w:rsidRPr="0097297D">
        <w:t>该网站属于学习交流型站，众多的用户访问网站不仅可以学习到古诗词，还能</w:t>
      </w:r>
      <w:r>
        <w:rPr>
          <w:rFonts w:hint="eastAsia"/>
        </w:rPr>
        <w:t>收藏喜欢的诗词，诗人</w:t>
      </w:r>
      <w:r w:rsidRPr="0097297D">
        <w:t>。网站精选优秀的古诗词，大多数人都能在这里找到自己喜欢的古诗词，每个古诗词后面还有经典的赏析。还可以通过搜索功能，以关键字进行搜索，查询你需要的诗词</w:t>
      </w:r>
      <w:r>
        <w:rPr>
          <w:rFonts w:hint="eastAsia"/>
        </w:rPr>
        <w:t>。</w:t>
      </w:r>
      <w:r w:rsidR="00A122DF">
        <w:rPr>
          <w:rFonts w:hint="eastAsia"/>
        </w:rPr>
        <w:t>流程如图4</w:t>
      </w:r>
      <w:r w:rsidR="00A122DF">
        <w:t>-1</w:t>
      </w:r>
      <w:r w:rsidR="00A122DF">
        <w:rPr>
          <w:rFonts w:hint="eastAsia"/>
        </w:rPr>
        <w:t>所示：</w:t>
      </w:r>
    </w:p>
    <w:p w14:paraId="7E03451C" w14:textId="77777777" w:rsidR="00F012CA" w:rsidRPr="00E26A36" w:rsidRDefault="00F012CA">
      <w:pPr>
        <w:jc w:val="center"/>
        <w:rPr>
          <w:rFonts w:ascii="Calibri" w:hAnsi="Calibri"/>
          <w:b/>
          <w:bCs/>
          <w:color w:val="FFFFFF" w:themeColor="background1"/>
          <w:sz w:val="32"/>
          <w:szCs w:val="32"/>
          <w14:textFill>
            <w14:noFill/>
          </w14:textFill>
        </w:rPr>
      </w:pPr>
    </w:p>
    <w:p w14:paraId="5E7F2D7E" w14:textId="03BA41CB" w:rsidR="00F012CA" w:rsidRDefault="000E3047">
      <w:pPr>
        <w:jc w:val="center"/>
        <w:rPr>
          <w:rFonts w:ascii="Calibri" w:hAnsi="Calibri"/>
          <w:b/>
          <w:bCs/>
          <w:color w:val="FFFFFF" w:themeColor="background1"/>
          <w:sz w:val="32"/>
          <w:szCs w:val="32"/>
          <w14:textFill>
            <w14:noFill/>
          </w14:textFill>
        </w:rPr>
      </w:pPr>
      <w:r w:rsidRPr="004953C9">
        <w:rPr>
          <w:noProof/>
        </w:rPr>
        <w:lastRenderedPageBreak/>
        <w:drawing>
          <wp:inline distT="0" distB="0" distL="0" distR="0" wp14:anchorId="1B7AAEAA" wp14:editId="32A603F3">
            <wp:extent cx="5274310" cy="3511651"/>
            <wp:effectExtent l="0" t="0" r="0" b="6350"/>
            <wp:docPr id="3" name="图片 8"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8" descr="图示&#10;&#10;描述已自动生成"/>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511651"/>
                    </a:xfrm>
                    <a:prstGeom prst="rect">
                      <a:avLst/>
                    </a:prstGeom>
                    <a:noFill/>
                    <a:ln>
                      <a:noFill/>
                    </a:ln>
                  </pic:spPr>
                </pic:pic>
              </a:graphicData>
            </a:graphic>
          </wp:inline>
        </w:drawing>
      </w:r>
    </w:p>
    <w:p w14:paraId="0A2C9888" w14:textId="12E2B34F" w:rsidR="00F012CA" w:rsidRDefault="002E62EA" w:rsidP="000E3047">
      <w:pPr>
        <w:spacing w:line="360" w:lineRule="auto"/>
        <w:ind w:firstLineChars="1200" w:firstLine="2880"/>
        <w:rPr>
          <w:rFonts w:ascii="Calibri" w:hAnsi="Calibri" w:cs="Calibri"/>
        </w:rPr>
      </w:pPr>
      <w:r>
        <w:rPr>
          <w:rFonts w:ascii="Calibri" w:hAnsi="Calibri" w:cs="Calibri" w:hint="eastAsia"/>
        </w:rPr>
        <w:t>图</w:t>
      </w:r>
      <w:r>
        <w:rPr>
          <w:rFonts w:ascii="Calibri" w:hAnsi="Calibri" w:cs="Calibri" w:hint="eastAsia"/>
        </w:rPr>
        <w:t xml:space="preserve">4-1 </w:t>
      </w:r>
      <w:r w:rsidR="000E3047">
        <w:rPr>
          <w:rFonts w:ascii="Calibri" w:hAnsi="Calibri" w:cs="Calibri" w:hint="eastAsia"/>
        </w:rPr>
        <w:t>系统</w:t>
      </w:r>
      <w:r>
        <w:rPr>
          <w:rFonts w:ascii="Calibri" w:hAnsi="Calibri" w:cs="Calibri" w:hint="eastAsia"/>
        </w:rPr>
        <w:t>流程图</w:t>
      </w:r>
      <w:bookmarkStart w:id="63" w:name="_Toc291667790"/>
    </w:p>
    <w:p w14:paraId="6BE45B91" w14:textId="77777777" w:rsidR="00F012CA" w:rsidRDefault="002E62EA">
      <w:pPr>
        <w:pStyle w:val="2"/>
        <w:rPr>
          <w:rFonts w:ascii="Calibri" w:hAnsi="Calibri"/>
        </w:rPr>
      </w:pPr>
      <w:r>
        <w:rPr>
          <w:rFonts w:ascii="Calibri" w:hAnsi="Calibri" w:hint="eastAsia"/>
        </w:rPr>
        <w:br w:type="page"/>
      </w:r>
      <w:bookmarkStart w:id="64" w:name="_Toc13118"/>
      <w:r>
        <w:rPr>
          <w:rFonts w:cs="Cambria" w:hint="eastAsia"/>
          <w:szCs w:val="30"/>
        </w:rPr>
        <w:lastRenderedPageBreak/>
        <w:t xml:space="preserve">4.2 </w:t>
      </w:r>
      <w:r>
        <w:rPr>
          <w:rFonts w:cs="Cambria" w:hint="eastAsia"/>
          <w:szCs w:val="30"/>
        </w:rPr>
        <w:t>总体结构和模块外部设计</w:t>
      </w:r>
      <w:bookmarkEnd w:id="63"/>
      <w:bookmarkEnd w:id="64"/>
    </w:p>
    <w:p w14:paraId="3299B26D" w14:textId="5AA80D10" w:rsidR="00F012CA" w:rsidRDefault="002E62EA">
      <w:pPr>
        <w:pStyle w:val="a3"/>
        <w:spacing w:line="360" w:lineRule="auto"/>
        <w:ind w:firstLine="480"/>
        <w:rPr>
          <w:rFonts w:ascii="Calibri" w:hAnsi="Calibri"/>
        </w:rPr>
      </w:pPr>
      <w:r>
        <w:rPr>
          <w:rFonts w:ascii="Calibri" w:hAnsi="Calibri" w:hint="eastAsia"/>
        </w:rPr>
        <w:t>考虑到系统的简单易操作性，本文将系统的总体功能结构拆分为：用户注册、用户登录、</w:t>
      </w:r>
      <w:r w:rsidR="00A15D70">
        <w:rPr>
          <w:rFonts w:ascii="Calibri" w:hAnsi="Calibri" w:hint="eastAsia"/>
        </w:rPr>
        <w:t>诗词浏览</w:t>
      </w:r>
      <w:r>
        <w:rPr>
          <w:rFonts w:ascii="Calibri" w:hAnsi="Calibri" w:hint="eastAsia"/>
        </w:rPr>
        <w:t>、</w:t>
      </w:r>
      <w:r w:rsidR="00A15D70">
        <w:rPr>
          <w:rFonts w:ascii="Calibri" w:hAnsi="Calibri" w:hint="eastAsia"/>
        </w:rPr>
        <w:t>诗词</w:t>
      </w:r>
      <w:r>
        <w:rPr>
          <w:rFonts w:ascii="Calibri" w:hAnsi="Calibri" w:hint="eastAsia"/>
        </w:rPr>
        <w:t>查询、</w:t>
      </w:r>
      <w:r w:rsidR="00A15D70">
        <w:rPr>
          <w:rFonts w:ascii="Calibri" w:hAnsi="Calibri" w:hint="eastAsia"/>
        </w:rPr>
        <w:t>诗词诗人</w:t>
      </w:r>
      <w:r>
        <w:rPr>
          <w:rFonts w:ascii="Calibri" w:hAnsi="Calibri" w:hint="eastAsia"/>
        </w:rPr>
        <w:t>分类、分类结果展示、后台管理等模块，详见表</w:t>
      </w:r>
      <w:r>
        <w:rPr>
          <w:rFonts w:ascii="Calibri" w:hAnsi="Calibri" w:hint="eastAsia"/>
        </w:rPr>
        <w:t>4-</w:t>
      </w:r>
      <w:r w:rsidR="00A15D70">
        <w:rPr>
          <w:rFonts w:ascii="Calibri" w:hAnsi="Calibri"/>
        </w:rPr>
        <w:t>2</w:t>
      </w:r>
      <w:r>
        <w:rPr>
          <w:rFonts w:ascii="Calibri" w:hAnsi="Calibri" w:hint="eastAsia"/>
        </w:rPr>
        <w:t>。</w:t>
      </w:r>
    </w:p>
    <w:p w14:paraId="4D5ED70A" w14:textId="2A57B982" w:rsidR="00F012CA" w:rsidRDefault="002E62EA">
      <w:pPr>
        <w:spacing w:line="360" w:lineRule="auto"/>
        <w:ind w:leftChars="1200" w:left="2880"/>
        <w:rPr>
          <w:rFonts w:ascii="Calibri" w:hAnsi="Calibri" w:cs="Calibri"/>
        </w:rPr>
      </w:pPr>
      <w:commentRangeStart w:id="65"/>
      <w:r>
        <w:rPr>
          <w:rFonts w:ascii="Calibri" w:hAnsi="Calibri" w:cs="Calibri" w:hint="eastAsia"/>
        </w:rPr>
        <w:t>表</w:t>
      </w:r>
      <w:r>
        <w:rPr>
          <w:rFonts w:ascii="Calibri" w:hAnsi="Calibri" w:cs="Calibri" w:hint="eastAsia"/>
        </w:rPr>
        <w:t xml:space="preserve"> 4-</w:t>
      </w:r>
      <w:r w:rsidR="00A15D70">
        <w:rPr>
          <w:rFonts w:ascii="Calibri" w:hAnsi="Calibri" w:cs="Calibri"/>
        </w:rPr>
        <w:t>2</w:t>
      </w:r>
      <w:r>
        <w:rPr>
          <w:rFonts w:ascii="Calibri" w:hAnsi="Calibri" w:cs="Calibri" w:hint="eastAsia"/>
        </w:rPr>
        <w:t xml:space="preserve"> </w:t>
      </w:r>
      <w:r>
        <w:rPr>
          <w:rFonts w:ascii="Calibri" w:hAnsi="Calibri" w:cs="Calibri" w:hint="eastAsia"/>
        </w:rPr>
        <w:t>总体结构及模块表</w:t>
      </w:r>
      <w:commentRangeEnd w:id="65"/>
      <w:r w:rsidR="00DA4BD0">
        <w:rPr>
          <w:rStyle w:val="af9"/>
        </w:rPr>
        <w:commentReference w:id="65"/>
      </w:r>
    </w:p>
    <w:tbl>
      <w:tblPr>
        <w:tblW w:w="517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
        <w:gridCol w:w="2125"/>
        <w:gridCol w:w="6110"/>
      </w:tblGrid>
      <w:tr w:rsidR="00F012CA" w14:paraId="0624F755" w14:textId="77777777" w:rsidTr="00C802FA">
        <w:trPr>
          <w:jc w:val="center"/>
        </w:trPr>
        <w:tc>
          <w:tcPr>
            <w:tcW w:w="331" w:type="pct"/>
            <w:tcBorders>
              <w:top w:val="single" w:sz="4" w:space="0" w:color="auto"/>
              <w:left w:val="single" w:sz="4" w:space="0" w:color="auto"/>
              <w:bottom w:val="single" w:sz="4" w:space="0" w:color="auto"/>
              <w:right w:val="single" w:sz="4" w:space="0" w:color="auto"/>
            </w:tcBorders>
            <w:shd w:val="clear" w:color="auto" w:fill="FFFFFF"/>
            <w:vAlign w:val="center"/>
          </w:tcPr>
          <w:p w14:paraId="4A6C737F" w14:textId="77777777" w:rsidR="00F012CA" w:rsidRDefault="002E62EA">
            <w:pPr>
              <w:spacing w:line="360" w:lineRule="auto"/>
              <w:jc w:val="center"/>
              <w:rPr>
                <w:rFonts w:ascii="Calibri" w:hAnsi="Calibri"/>
                <w:b/>
                <w:color w:val="000000"/>
              </w:rPr>
            </w:pPr>
            <w:r>
              <w:rPr>
                <w:rFonts w:ascii="Calibri" w:hAnsi="Calibri" w:hint="eastAsia"/>
                <w:b/>
                <w:color w:val="000000"/>
              </w:rPr>
              <w:t>编号</w:t>
            </w:r>
          </w:p>
        </w:tc>
        <w:tc>
          <w:tcPr>
            <w:tcW w:w="1205" w:type="pct"/>
            <w:tcBorders>
              <w:top w:val="single" w:sz="4" w:space="0" w:color="auto"/>
              <w:left w:val="single" w:sz="4" w:space="0" w:color="auto"/>
              <w:bottom w:val="single" w:sz="4" w:space="0" w:color="auto"/>
              <w:right w:val="single" w:sz="4" w:space="0" w:color="auto"/>
            </w:tcBorders>
            <w:shd w:val="clear" w:color="auto" w:fill="FFFFFF"/>
            <w:vAlign w:val="center"/>
          </w:tcPr>
          <w:p w14:paraId="3D97B950" w14:textId="77777777" w:rsidR="00F012CA" w:rsidRDefault="002E62EA">
            <w:pPr>
              <w:spacing w:line="360" w:lineRule="auto"/>
              <w:jc w:val="center"/>
              <w:rPr>
                <w:rFonts w:ascii="Calibri" w:hAnsi="Calibri"/>
                <w:b/>
                <w:color w:val="000000"/>
              </w:rPr>
            </w:pPr>
            <w:r>
              <w:rPr>
                <w:rFonts w:ascii="Calibri" w:hAnsi="Calibri" w:hint="eastAsia"/>
                <w:b/>
                <w:color w:val="000000"/>
              </w:rPr>
              <w:t>功能名称</w:t>
            </w:r>
          </w:p>
        </w:tc>
        <w:tc>
          <w:tcPr>
            <w:tcW w:w="3464" w:type="pct"/>
            <w:tcBorders>
              <w:top w:val="single" w:sz="4" w:space="0" w:color="auto"/>
              <w:left w:val="single" w:sz="4" w:space="0" w:color="auto"/>
              <w:bottom w:val="single" w:sz="4" w:space="0" w:color="auto"/>
              <w:right w:val="single" w:sz="4" w:space="0" w:color="auto"/>
            </w:tcBorders>
            <w:shd w:val="clear" w:color="auto" w:fill="FFFFFF"/>
            <w:vAlign w:val="center"/>
          </w:tcPr>
          <w:p w14:paraId="00ACF44E" w14:textId="77777777" w:rsidR="00F012CA" w:rsidRDefault="002E62EA">
            <w:pPr>
              <w:spacing w:line="360" w:lineRule="auto"/>
              <w:jc w:val="center"/>
              <w:rPr>
                <w:rFonts w:ascii="Calibri" w:hAnsi="Calibri"/>
                <w:b/>
                <w:color w:val="000000"/>
              </w:rPr>
            </w:pPr>
            <w:r>
              <w:rPr>
                <w:rFonts w:ascii="Calibri" w:hAnsi="Calibri" w:hint="eastAsia"/>
                <w:b/>
                <w:color w:val="000000"/>
              </w:rPr>
              <w:t>功能描述</w:t>
            </w:r>
          </w:p>
        </w:tc>
      </w:tr>
      <w:tr w:rsidR="00F012CA" w14:paraId="52D047E3" w14:textId="77777777" w:rsidTr="00C802FA">
        <w:trPr>
          <w:jc w:val="center"/>
        </w:trPr>
        <w:tc>
          <w:tcPr>
            <w:tcW w:w="331" w:type="pct"/>
            <w:tcBorders>
              <w:top w:val="single" w:sz="4" w:space="0" w:color="auto"/>
            </w:tcBorders>
            <w:vAlign w:val="center"/>
          </w:tcPr>
          <w:p w14:paraId="533124B0" w14:textId="77777777" w:rsidR="00F012CA" w:rsidRDefault="002E62EA">
            <w:pPr>
              <w:spacing w:line="360" w:lineRule="auto"/>
              <w:jc w:val="center"/>
              <w:rPr>
                <w:rFonts w:ascii="Calibri" w:hAnsi="Calibri"/>
                <w:b/>
              </w:rPr>
            </w:pPr>
            <w:r>
              <w:rPr>
                <w:rFonts w:ascii="Calibri" w:hAnsi="Calibri" w:hint="eastAsia"/>
                <w:b/>
              </w:rPr>
              <w:t>1</w:t>
            </w:r>
          </w:p>
        </w:tc>
        <w:tc>
          <w:tcPr>
            <w:tcW w:w="1205" w:type="pct"/>
            <w:tcBorders>
              <w:top w:val="single" w:sz="4" w:space="0" w:color="auto"/>
            </w:tcBorders>
            <w:vAlign w:val="center"/>
          </w:tcPr>
          <w:p w14:paraId="1F594ABD" w14:textId="77777777" w:rsidR="00F012CA" w:rsidRDefault="002E62EA">
            <w:pPr>
              <w:spacing w:line="360" w:lineRule="auto"/>
              <w:jc w:val="center"/>
              <w:rPr>
                <w:rFonts w:ascii="Calibri" w:hAnsi="Calibri"/>
                <w:b/>
              </w:rPr>
            </w:pPr>
            <w:r>
              <w:rPr>
                <w:rFonts w:ascii="Calibri" w:hAnsi="Calibri" w:hint="eastAsia"/>
                <w:b/>
              </w:rPr>
              <w:t>用户注册</w:t>
            </w:r>
          </w:p>
        </w:tc>
        <w:tc>
          <w:tcPr>
            <w:tcW w:w="3464" w:type="pct"/>
            <w:tcBorders>
              <w:top w:val="single" w:sz="4" w:space="0" w:color="auto"/>
            </w:tcBorders>
            <w:vAlign w:val="center"/>
          </w:tcPr>
          <w:p w14:paraId="3F95043C" w14:textId="77777777" w:rsidR="00F012CA" w:rsidRDefault="002E62EA">
            <w:pPr>
              <w:spacing w:line="360" w:lineRule="auto"/>
              <w:jc w:val="center"/>
              <w:rPr>
                <w:rFonts w:ascii="Calibri" w:hAnsi="Calibri"/>
              </w:rPr>
            </w:pPr>
            <w:r>
              <w:rPr>
                <w:rFonts w:ascii="Calibri" w:hAnsi="Calibri" w:hint="eastAsia"/>
              </w:rPr>
              <w:t>检验和完成用户注册并保存用户注册信息</w:t>
            </w:r>
          </w:p>
        </w:tc>
      </w:tr>
      <w:tr w:rsidR="00F012CA" w14:paraId="4D469352" w14:textId="77777777" w:rsidTr="00C802FA">
        <w:trPr>
          <w:jc w:val="center"/>
        </w:trPr>
        <w:tc>
          <w:tcPr>
            <w:tcW w:w="331" w:type="pct"/>
            <w:vAlign w:val="center"/>
          </w:tcPr>
          <w:p w14:paraId="1B62C45B" w14:textId="77777777" w:rsidR="00F012CA" w:rsidRDefault="002E62EA">
            <w:pPr>
              <w:spacing w:line="360" w:lineRule="auto"/>
              <w:jc w:val="center"/>
              <w:rPr>
                <w:rFonts w:ascii="Calibri" w:hAnsi="Calibri"/>
                <w:b/>
              </w:rPr>
            </w:pPr>
            <w:r>
              <w:rPr>
                <w:rFonts w:ascii="Calibri" w:hAnsi="Calibri" w:hint="eastAsia"/>
                <w:b/>
              </w:rPr>
              <w:t>2</w:t>
            </w:r>
          </w:p>
        </w:tc>
        <w:tc>
          <w:tcPr>
            <w:tcW w:w="1205" w:type="pct"/>
            <w:vAlign w:val="center"/>
          </w:tcPr>
          <w:p w14:paraId="37139852" w14:textId="77777777" w:rsidR="00F012CA" w:rsidRDefault="002E62EA">
            <w:pPr>
              <w:spacing w:line="360" w:lineRule="auto"/>
              <w:jc w:val="center"/>
              <w:rPr>
                <w:rFonts w:ascii="Calibri" w:hAnsi="Calibri"/>
                <w:b/>
              </w:rPr>
            </w:pPr>
            <w:r>
              <w:rPr>
                <w:rFonts w:ascii="Calibri" w:hAnsi="Calibri" w:hint="eastAsia"/>
                <w:b/>
              </w:rPr>
              <w:t>用户登录</w:t>
            </w:r>
          </w:p>
        </w:tc>
        <w:tc>
          <w:tcPr>
            <w:tcW w:w="3464" w:type="pct"/>
            <w:vAlign w:val="center"/>
          </w:tcPr>
          <w:p w14:paraId="05C763A6" w14:textId="77777777" w:rsidR="00F012CA" w:rsidRDefault="002E62EA">
            <w:pPr>
              <w:spacing w:line="360" w:lineRule="auto"/>
              <w:jc w:val="center"/>
              <w:rPr>
                <w:rFonts w:ascii="Calibri" w:hAnsi="Calibri"/>
              </w:rPr>
            </w:pPr>
            <w:r>
              <w:rPr>
                <w:rFonts w:ascii="Calibri" w:hAnsi="Calibri" w:hint="eastAsia"/>
                <w:color w:val="000000"/>
              </w:rPr>
              <w:t>完成用户登录和检验用户登录信息</w:t>
            </w:r>
          </w:p>
        </w:tc>
      </w:tr>
      <w:tr w:rsidR="00F012CA" w14:paraId="0961FC0C" w14:textId="77777777" w:rsidTr="00C802FA">
        <w:trPr>
          <w:jc w:val="center"/>
        </w:trPr>
        <w:tc>
          <w:tcPr>
            <w:tcW w:w="331" w:type="pct"/>
            <w:vAlign w:val="center"/>
          </w:tcPr>
          <w:p w14:paraId="278E9D96" w14:textId="77777777" w:rsidR="00F012CA" w:rsidRDefault="002E62EA">
            <w:pPr>
              <w:spacing w:line="360" w:lineRule="auto"/>
              <w:jc w:val="center"/>
              <w:rPr>
                <w:rFonts w:ascii="Calibri" w:hAnsi="Calibri"/>
                <w:b/>
              </w:rPr>
            </w:pPr>
            <w:r>
              <w:rPr>
                <w:rFonts w:ascii="Calibri" w:hAnsi="Calibri" w:hint="eastAsia"/>
                <w:b/>
              </w:rPr>
              <w:t>3</w:t>
            </w:r>
          </w:p>
        </w:tc>
        <w:tc>
          <w:tcPr>
            <w:tcW w:w="1205" w:type="pct"/>
            <w:vAlign w:val="center"/>
          </w:tcPr>
          <w:p w14:paraId="25405371" w14:textId="41EB69CE" w:rsidR="00F012CA" w:rsidRDefault="00CA5572">
            <w:pPr>
              <w:spacing w:line="360" w:lineRule="auto"/>
              <w:jc w:val="center"/>
              <w:rPr>
                <w:rFonts w:ascii="Calibri" w:hAnsi="Calibri"/>
                <w:b/>
              </w:rPr>
            </w:pPr>
            <w:r w:rsidRPr="00CA5572">
              <w:rPr>
                <w:rFonts w:ascii="Calibri" w:hAnsi="Calibri" w:hint="eastAsia"/>
                <w:b/>
                <w:bCs/>
              </w:rPr>
              <w:t>用户信息</w:t>
            </w:r>
          </w:p>
        </w:tc>
        <w:tc>
          <w:tcPr>
            <w:tcW w:w="3464" w:type="pct"/>
            <w:vAlign w:val="center"/>
          </w:tcPr>
          <w:p w14:paraId="2FCDE8A0" w14:textId="0B59C7EF" w:rsidR="00F012CA" w:rsidRDefault="00CA5572">
            <w:pPr>
              <w:spacing w:line="360" w:lineRule="auto"/>
              <w:jc w:val="center"/>
              <w:rPr>
                <w:rFonts w:ascii="Calibri" w:hAnsi="Calibri"/>
              </w:rPr>
            </w:pPr>
            <w:r>
              <w:rPr>
                <w:rFonts w:ascii="Calibri" w:hAnsi="Calibri" w:hint="eastAsia"/>
              </w:rPr>
              <w:t>用户登录以后可以对自己的个人信息进行维护、修改</w:t>
            </w:r>
          </w:p>
        </w:tc>
      </w:tr>
      <w:tr w:rsidR="00F012CA" w14:paraId="5D672128" w14:textId="77777777" w:rsidTr="00C802FA">
        <w:trPr>
          <w:jc w:val="center"/>
        </w:trPr>
        <w:tc>
          <w:tcPr>
            <w:tcW w:w="331" w:type="pct"/>
            <w:vAlign w:val="center"/>
          </w:tcPr>
          <w:p w14:paraId="0F0F1B80" w14:textId="7E55FB43" w:rsidR="00F012CA" w:rsidRDefault="00C802FA">
            <w:pPr>
              <w:spacing w:line="360" w:lineRule="auto"/>
              <w:jc w:val="center"/>
              <w:rPr>
                <w:rFonts w:ascii="Calibri" w:hAnsi="Calibri"/>
                <w:b/>
              </w:rPr>
            </w:pPr>
            <w:r>
              <w:rPr>
                <w:rFonts w:ascii="Calibri" w:hAnsi="Calibri"/>
                <w:b/>
              </w:rPr>
              <w:t>4</w:t>
            </w:r>
          </w:p>
        </w:tc>
        <w:tc>
          <w:tcPr>
            <w:tcW w:w="1205" w:type="pct"/>
            <w:vAlign w:val="center"/>
          </w:tcPr>
          <w:p w14:paraId="519EA762" w14:textId="64CA8BF0" w:rsidR="00F012CA" w:rsidRPr="00CA5572" w:rsidRDefault="00CA5572">
            <w:pPr>
              <w:spacing w:line="360" w:lineRule="auto"/>
              <w:jc w:val="center"/>
              <w:rPr>
                <w:rFonts w:ascii="Calibri" w:hAnsi="Calibri"/>
                <w:b/>
                <w:bCs/>
              </w:rPr>
            </w:pPr>
            <w:r>
              <w:rPr>
                <w:rFonts w:ascii="Calibri" w:hAnsi="Calibri" w:hint="eastAsia"/>
                <w:b/>
              </w:rPr>
              <w:t>诗词浏览</w:t>
            </w:r>
          </w:p>
        </w:tc>
        <w:tc>
          <w:tcPr>
            <w:tcW w:w="3464" w:type="pct"/>
            <w:vAlign w:val="center"/>
          </w:tcPr>
          <w:p w14:paraId="4E88490C" w14:textId="77E3B407" w:rsidR="00F012CA" w:rsidRDefault="00CA5572">
            <w:pPr>
              <w:spacing w:line="360" w:lineRule="auto"/>
              <w:jc w:val="center"/>
              <w:rPr>
                <w:rFonts w:ascii="Calibri" w:hAnsi="Calibri"/>
              </w:rPr>
            </w:pPr>
            <w:r>
              <w:rPr>
                <w:rFonts w:ascii="Calibri" w:hAnsi="Calibri" w:hint="eastAsia"/>
              </w:rPr>
              <w:t>首页展示所有诗词列表</w:t>
            </w:r>
          </w:p>
        </w:tc>
      </w:tr>
      <w:tr w:rsidR="00F012CA" w14:paraId="339F5CE4" w14:textId="77777777" w:rsidTr="00C802FA">
        <w:trPr>
          <w:jc w:val="center"/>
        </w:trPr>
        <w:tc>
          <w:tcPr>
            <w:tcW w:w="331" w:type="pct"/>
            <w:vAlign w:val="center"/>
          </w:tcPr>
          <w:p w14:paraId="586FE687" w14:textId="4E9C9472" w:rsidR="00F012CA" w:rsidRDefault="00C802FA">
            <w:pPr>
              <w:spacing w:line="360" w:lineRule="auto"/>
              <w:jc w:val="center"/>
              <w:rPr>
                <w:rFonts w:ascii="Calibri" w:hAnsi="Calibri"/>
                <w:b/>
              </w:rPr>
            </w:pPr>
            <w:r>
              <w:rPr>
                <w:rFonts w:ascii="Calibri" w:hAnsi="Calibri" w:hint="eastAsia"/>
                <w:b/>
              </w:rPr>
              <w:t>5</w:t>
            </w:r>
          </w:p>
        </w:tc>
        <w:tc>
          <w:tcPr>
            <w:tcW w:w="1205" w:type="pct"/>
            <w:vAlign w:val="center"/>
          </w:tcPr>
          <w:p w14:paraId="57EBB191" w14:textId="37C14BFC" w:rsidR="00F012CA" w:rsidRDefault="001A589A">
            <w:pPr>
              <w:spacing w:line="360" w:lineRule="auto"/>
              <w:jc w:val="center"/>
              <w:rPr>
                <w:rFonts w:ascii="Calibri" w:hAnsi="Calibri"/>
                <w:b/>
              </w:rPr>
            </w:pPr>
            <w:r>
              <w:rPr>
                <w:rFonts w:ascii="Calibri" w:hAnsi="Calibri" w:hint="eastAsia"/>
                <w:b/>
              </w:rPr>
              <w:t>诗词</w:t>
            </w:r>
            <w:r w:rsidR="002E62EA">
              <w:rPr>
                <w:rFonts w:ascii="Calibri" w:hAnsi="Calibri" w:hint="eastAsia"/>
                <w:b/>
              </w:rPr>
              <w:t>查询</w:t>
            </w:r>
          </w:p>
        </w:tc>
        <w:tc>
          <w:tcPr>
            <w:tcW w:w="3464" w:type="pct"/>
            <w:vAlign w:val="center"/>
          </w:tcPr>
          <w:p w14:paraId="0807F06E" w14:textId="7DE8B79E" w:rsidR="00F012CA" w:rsidRDefault="002E62EA">
            <w:pPr>
              <w:spacing w:line="360" w:lineRule="auto"/>
              <w:jc w:val="center"/>
              <w:rPr>
                <w:rFonts w:ascii="Calibri" w:hAnsi="Calibri"/>
              </w:rPr>
            </w:pPr>
            <w:r>
              <w:rPr>
                <w:rFonts w:ascii="Calibri" w:hAnsi="Calibri" w:hint="eastAsia"/>
              </w:rPr>
              <w:t>对数据库内</w:t>
            </w:r>
            <w:r w:rsidR="001A589A">
              <w:rPr>
                <w:rFonts w:ascii="Calibri" w:hAnsi="Calibri" w:hint="eastAsia"/>
              </w:rPr>
              <w:t>诗词根据关键字进行查询</w:t>
            </w:r>
          </w:p>
        </w:tc>
      </w:tr>
      <w:tr w:rsidR="00F012CA" w14:paraId="297AAE97" w14:textId="77777777" w:rsidTr="00C802FA">
        <w:trPr>
          <w:jc w:val="center"/>
        </w:trPr>
        <w:tc>
          <w:tcPr>
            <w:tcW w:w="331" w:type="pct"/>
            <w:vAlign w:val="center"/>
          </w:tcPr>
          <w:p w14:paraId="03BB61C3" w14:textId="23430632" w:rsidR="00F012CA" w:rsidRDefault="00C802FA">
            <w:pPr>
              <w:spacing w:line="360" w:lineRule="auto"/>
              <w:jc w:val="center"/>
              <w:rPr>
                <w:rFonts w:ascii="Calibri" w:hAnsi="Calibri"/>
                <w:b/>
              </w:rPr>
            </w:pPr>
            <w:r>
              <w:rPr>
                <w:rFonts w:ascii="Calibri" w:hAnsi="Calibri" w:hint="eastAsia"/>
                <w:b/>
              </w:rPr>
              <w:t>6</w:t>
            </w:r>
          </w:p>
        </w:tc>
        <w:tc>
          <w:tcPr>
            <w:tcW w:w="1205" w:type="pct"/>
            <w:vAlign w:val="center"/>
          </w:tcPr>
          <w:p w14:paraId="46A21B87" w14:textId="4FE7E08C" w:rsidR="00F012CA" w:rsidRDefault="00CA5572">
            <w:pPr>
              <w:spacing w:line="360" w:lineRule="auto"/>
              <w:jc w:val="center"/>
              <w:rPr>
                <w:rFonts w:ascii="Calibri" w:hAnsi="Calibri"/>
                <w:b/>
              </w:rPr>
            </w:pPr>
            <w:r>
              <w:rPr>
                <w:rFonts w:ascii="Calibri" w:hAnsi="Calibri" w:hint="eastAsia"/>
                <w:b/>
              </w:rPr>
              <w:t>诗词评论</w:t>
            </w:r>
          </w:p>
        </w:tc>
        <w:tc>
          <w:tcPr>
            <w:tcW w:w="3464" w:type="pct"/>
            <w:vAlign w:val="center"/>
          </w:tcPr>
          <w:p w14:paraId="5406F1E5" w14:textId="4ECB81E5" w:rsidR="00F012CA" w:rsidRDefault="00CA5572">
            <w:pPr>
              <w:spacing w:line="360" w:lineRule="auto"/>
              <w:jc w:val="center"/>
              <w:rPr>
                <w:rFonts w:ascii="Calibri" w:hAnsi="Calibri"/>
              </w:rPr>
            </w:pPr>
            <w:r>
              <w:rPr>
                <w:rFonts w:ascii="Calibri" w:hAnsi="Calibri" w:hint="eastAsia"/>
              </w:rPr>
              <w:t>用户登录后可在诗词下方发表自己的评论</w:t>
            </w:r>
          </w:p>
        </w:tc>
      </w:tr>
      <w:tr w:rsidR="00F012CA" w14:paraId="5F65C4BC" w14:textId="77777777" w:rsidTr="00C802FA">
        <w:trPr>
          <w:jc w:val="center"/>
        </w:trPr>
        <w:tc>
          <w:tcPr>
            <w:tcW w:w="331" w:type="pct"/>
            <w:vAlign w:val="center"/>
          </w:tcPr>
          <w:p w14:paraId="6288ACDF" w14:textId="16F6FAEF" w:rsidR="00F012CA" w:rsidRDefault="00C802FA">
            <w:pPr>
              <w:spacing w:line="360" w:lineRule="auto"/>
              <w:jc w:val="center"/>
              <w:rPr>
                <w:rFonts w:ascii="Calibri" w:hAnsi="Calibri"/>
                <w:b/>
              </w:rPr>
            </w:pPr>
            <w:r>
              <w:rPr>
                <w:rFonts w:ascii="Calibri" w:hAnsi="Calibri" w:hint="eastAsia"/>
                <w:b/>
              </w:rPr>
              <w:t>7</w:t>
            </w:r>
          </w:p>
        </w:tc>
        <w:tc>
          <w:tcPr>
            <w:tcW w:w="1205" w:type="pct"/>
            <w:vAlign w:val="center"/>
          </w:tcPr>
          <w:p w14:paraId="305CD4EF" w14:textId="64D16838" w:rsidR="00F012CA" w:rsidRDefault="00CA5572">
            <w:pPr>
              <w:spacing w:line="360" w:lineRule="auto"/>
              <w:jc w:val="center"/>
              <w:rPr>
                <w:rFonts w:ascii="Calibri" w:hAnsi="Calibri"/>
                <w:b/>
              </w:rPr>
            </w:pPr>
            <w:r>
              <w:rPr>
                <w:rFonts w:ascii="Calibri" w:hAnsi="Calibri" w:hint="eastAsia"/>
                <w:b/>
              </w:rPr>
              <w:t>诗词收藏</w:t>
            </w:r>
          </w:p>
        </w:tc>
        <w:tc>
          <w:tcPr>
            <w:tcW w:w="3464" w:type="pct"/>
            <w:vAlign w:val="center"/>
          </w:tcPr>
          <w:p w14:paraId="74619A34" w14:textId="2E913441" w:rsidR="00F012CA" w:rsidRDefault="00F41B14">
            <w:pPr>
              <w:spacing w:line="360" w:lineRule="auto"/>
              <w:jc w:val="center"/>
              <w:rPr>
                <w:rFonts w:ascii="Calibri" w:hAnsi="Calibri"/>
              </w:rPr>
            </w:pPr>
            <w:r>
              <w:rPr>
                <w:rFonts w:ascii="Calibri" w:hAnsi="Calibri" w:hint="eastAsia"/>
              </w:rPr>
              <w:t>用户登录后可收藏喜欢的诗人和诗词，方便查找，还可取消收藏</w:t>
            </w:r>
          </w:p>
        </w:tc>
      </w:tr>
      <w:tr w:rsidR="00F012CA" w14:paraId="07DA7723" w14:textId="77777777" w:rsidTr="00C802FA">
        <w:trPr>
          <w:jc w:val="center"/>
        </w:trPr>
        <w:tc>
          <w:tcPr>
            <w:tcW w:w="331" w:type="pct"/>
            <w:vAlign w:val="center"/>
          </w:tcPr>
          <w:p w14:paraId="5E394646" w14:textId="135C7EB1" w:rsidR="00F012CA" w:rsidRDefault="00C802FA">
            <w:pPr>
              <w:spacing w:line="360" w:lineRule="auto"/>
              <w:jc w:val="center"/>
              <w:rPr>
                <w:rFonts w:ascii="Calibri" w:hAnsi="Calibri"/>
                <w:b/>
              </w:rPr>
            </w:pPr>
            <w:r>
              <w:rPr>
                <w:rFonts w:ascii="Calibri" w:hAnsi="Calibri"/>
                <w:b/>
              </w:rPr>
              <w:t>8</w:t>
            </w:r>
          </w:p>
        </w:tc>
        <w:tc>
          <w:tcPr>
            <w:tcW w:w="1205" w:type="pct"/>
            <w:vAlign w:val="center"/>
          </w:tcPr>
          <w:p w14:paraId="5649CD6F" w14:textId="13E18550" w:rsidR="00F012CA" w:rsidRPr="00F41B14" w:rsidRDefault="00F41B14">
            <w:pPr>
              <w:spacing w:line="360" w:lineRule="auto"/>
              <w:jc w:val="center"/>
              <w:rPr>
                <w:rFonts w:ascii="Calibri" w:hAnsi="Calibri"/>
                <w:b/>
                <w:bCs/>
              </w:rPr>
            </w:pPr>
            <w:r w:rsidRPr="00F41B14">
              <w:rPr>
                <w:rFonts w:ascii="Calibri" w:hAnsi="Calibri" w:hint="eastAsia"/>
                <w:b/>
                <w:bCs/>
              </w:rPr>
              <w:t>诗词推荐</w:t>
            </w:r>
          </w:p>
        </w:tc>
        <w:tc>
          <w:tcPr>
            <w:tcW w:w="3464" w:type="pct"/>
            <w:vAlign w:val="center"/>
          </w:tcPr>
          <w:p w14:paraId="685B0BA4" w14:textId="128F52E2" w:rsidR="00F012CA" w:rsidRDefault="00F41B14">
            <w:pPr>
              <w:spacing w:line="360" w:lineRule="auto"/>
              <w:jc w:val="center"/>
              <w:rPr>
                <w:rFonts w:ascii="Calibri" w:hAnsi="Calibri"/>
              </w:rPr>
            </w:pPr>
            <w:r>
              <w:rPr>
                <w:rFonts w:ascii="Calibri" w:hAnsi="Calibri" w:hint="eastAsia"/>
              </w:rPr>
              <w:t>用户浏览诗词时系统能根据诗词种类推荐相关的诗词</w:t>
            </w:r>
          </w:p>
        </w:tc>
      </w:tr>
      <w:tr w:rsidR="00F012CA" w14:paraId="69FE2CD1" w14:textId="77777777" w:rsidTr="00C802FA">
        <w:trPr>
          <w:jc w:val="center"/>
        </w:trPr>
        <w:tc>
          <w:tcPr>
            <w:tcW w:w="331" w:type="pct"/>
            <w:vAlign w:val="center"/>
          </w:tcPr>
          <w:p w14:paraId="6319240C" w14:textId="4A8ADB32" w:rsidR="00F012CA" w:rsidRDefault="00C802FA">
            <w:pPr>
              <w:spacing w:line="360" w:lineRule="auto"/>
              <w:jc w:val="center"/>
              <w:rPr>
                <w:rFonts w:ascii="Calibri" w:hAnsi="Calibri"/>
                <w:b/>
              </w:rPr>
            </w:pPr>
            <w:r>
              <w:rPr>
                <w:rFonts w:ascii="Calibri" w:hAnsi="Calibri"/>
                <w:b/>
              </w:rPr>
              <w:t>9</w:t>
            </w:r>
          </w:p>
        </w:tc>
        <w:tc>
          <w:tcPr>
            <w:tcW w:w="1205" w:type="pct"/>
            <w:vAlign w:val="center"/>
          </w:tcPr>
          <w:p w14:paraId="5688D240" w14:textId="4C8F7752" w:rsidR="00F012CA" w:rsidRPr="007D40F9" w:rsidRDefault="00AD0944">
            <w:pPr>
              <w:spacing w:line="360" w:lineRule="auto"/>
              <w:jc w:val="center"/>
              <w:rPr>
                <w:rFonts w:ascii="Calibri" w:hAnsi="Calibri"/>
                <w:b/>
                <w:bCs/>
              </w:rPr>
            </w:pPr>
            <w:r w:rsidRPr="007D40F9">
              <w:rPr>
                <w:rFonts w:ascii="Calibri" w:hAnsi="Calibri" w:hint="eastAsia"/>
                <w:b/>
                <w:bCs/>
              </w:rPr>
              <w:t>诗词分类</w:t>
            </w:r>
          </w:p>
        </w:tc>
        <w:tc>
          <w:tcPr>
            <w:tcW w:w="3464" w:type="pct"/>
            <w:vAlign w:val="center"/>
          </w:tcPr>
          <w:p w14:paraId="59F6BEAF" w14:textId="4C8A120D" w:rsidR="00F012CA" w:rsidRDefault="00AD0944">
            <w:pPr>
              <w:spacing w:line="360" w:lineRule="auto"/>
              <w:jc w:val="center"/>
              <w:rPr>
                <w:rFonts w:ascii="Calibri" w:hAnsi="Calibri"/>
              </w:rPr>
            </w:pPr>
            <w:r>
              <w:rPr>
                <w:rFonts w:ascii="Calibri" w:hAnsi="Calibri" w:hint="eastAsia"/>
              </w:rPr>
              <w:t>将诗词根据类别进行分类，选择相应种类可查看</w:t>
            </w:r>
            <w:r w:rsidR="007D40F9">
              <w:rPr>
                <w:rFonts w:ascii="Calibri" w:hAnsi="Calibri" w:hint="eastAsia"/>
              </w:rPr>
              <w:t>对应诗词</w:t>
            </w:r>
          </w:p>
        </w:tc>
      </w:tr>
      <w:tr w:rsidR="00F012CA" w14:paraId="6BFA98CE" w14:textId="77777777" w:rsidTr="00C802FA">
        <w:trPr>
          <w:jc w:val="center"/>
        </w:trPr>
        <w:tc>
          <w:tcPr>
            <w:tcW w:w="331" w:type="pct"/>
            <w:vAlign w:val="center"/>
          </w:tcPr>
          <w:p w14:paraId="570A47AF" w14:textId="304EBFBE" w:rsidR="00F012CA" w:rsidRDefault="00C802FA">
            <w:pPr>
              <w:spacing w:line="360" w:lineRule="auto"/>
              <w:jc w:val="center"/>
              <w:rPr>
                <w:rFonts w:ascii="Calibri" w:hAnsi="Calibri"/>
                <w:b/>
              </w:rPr>
            </w:pPr>
            <w:r>
              <w:rPr>
                <w:rFonts w:ascii="Calibri" w:hAnsi="Calibri"/>
                <w:b/>
              </w:rPr>
              <w:t>10</w:t>
            </w:r>
          </w:p>
        </w:tc>
        <w:tc>
          <w:tcPr>
            <w:tcW w:w="1205" w:type="pct"/>
            <w:vAlign w:val="center"/>
          </w:tcPr>
          <w:p w14:paraId="406CE4C8" w14:textId="4AD8F0FE" w:rsidR="00F012CA" w:rsidRPr="009F70E8" w:rsidRDefault="007D40F9">
            <w:pPr>
              <w:spacing w:line="360" w:lineRule="auto"/>
              <w:jc w:val="center"/>
              <w:rPr>
                <w:rFonts w:ascii="Calibri" w:hAnsi="Calibri"/>
                <w:b/>
                <w:bCs/>
              </w:rPr>
            </w:pPr>
            <w:r w:rsidRPr="009F70E8">
              <w:rPr>
                <w:rFonts w:ascii="Calibri" w:hAnsi="Calibri" w:hint="eastAsia"/>
                <w:b/>
                <w:bCs/>
              </w:rPr>
              <w:t>诗人分类</w:t>
            </w:r>
          </w:p>
        </w:tc>
        <w:tc>
          <w:tcPr>
            <w:tcW w:w="3464" w:type="pct"/>
            <w:vAlign w:val="center"/>
          </w:tcPr>
          <w:p w14:paraId="2C91AF30" w14:textId="0A7EEDB6" w:rsidR="00F012CA" w:rsidRDefault="009F70E8">
            <w:pPr>
              <w:spacing w:line="360" w:lineRule="auto"/>
              <w:jc w:val="center"/>
              <w:rPr>
                <w:rFonts w:ascii="Calibri" w:hAnsi="Calibri"/>
              </w:rPr>
            </w:pPr>
            <w:r>
              <w:rPr>
                <w:rFonts w:ascii="Calibri" w:hAnsi="Calibri" w:hint="eastAsia"/>
              </w:rPr>
              <w:t>将诗人根据时代进行分类，选择相应时代可查看对应诗人</w:t>
            </w:r>
          </w:p>
        </w:tc>
      </w:tr>
      <w:tr w:rsidR="00F012CA" w14:paraId="3C67179E" w14:textId="77777777" w:rsidTr="00C802FA">
        <w:trPr>
          <w:jc w:val="center"/>
        </w:trPr>
        <w:tc>
          <w:tcPr>
            <w:tcW w:w="331" w:type="pct"/>
            <w:vAlign w:val="center"/>
          </w:tcPr>
          <w:p w14:paraId="07C504E9" w14:textId="258A09BC" w:rsidR="00F012CA" w:rsidRDefault="00C802FA">
            <w:pPr>
              <w:spacing w:line="360" w:lineRule="auto"/>
              <w:jc w:val="center"/>
              <w:rPr>
                <w:rFonts w:ascii="Calibri" w:hAnsi="Calibri"/>
                <w:b/>
              </w:rPr>
            </w:pPr>
            <w:r>
              <w:rPr>
                <w:rFonts w:ascii="Calibri" w:hAnsi="Calibri"/>
                <w:b/>
              </w:rPr>
              <w:t>11</w:t>
            </w:r>
          </w:p>
        </w:tc>
        <w:tc>
          <w:tcPr>
            <w:tcW w:w="1205" w:type="pct"/>
            <w:vAlign w:val="center"/>
          </w:tcPr>
          <w:p w14:paraId="2C5A0BAE" w14:textId="77777777" w:rsidR="00F012CA" w:rsidRDefault="002E62EA">
            <w:pPr>
              <w:spacing w:line="360" w:lineRule="auto"/>
              <w:jc w:val="center"/>
              <w:rPr>
                <w:rFonts w:ascii="Calibri" w:hAnsi="Calibri"/>
                <w:b/>
              </w:rPr>
            </w:pPr>
            <w:r>
              <w:rPr>
                <w:rFonts w:ascii="Calibri" w:hAnsi="Calibri" w:hint="eastAsia"/>
                <w:b/>
              </w:rPr>
              <w:t>后台管理</w:t>
            </w:r>
          </w:p>
        </w:tc>
        <w:tc>
          <w:tcPr>
            <w:tcW w:w="3464" w:type="pct"/>
            <w:vAlign w:val="center"/>
          </w:tcPr>
          <w:p w14:paraId="157ECC0F" w14:textId="4FE90B7C" w:rsidR="00F012CA" w:rsidRDefault="009F70E8">
            <w:pPr>
              <w:spacing w:line="360" w:lineRule="auto"/>
              <w:jc w:val="center"/>
              <w:rPr>
                <w:rFonts w:ascii="Calibri" w:hAnsi="Calibri"/>
              </w:rPr>
            </w:pPr>
            <w:r>
              <w:rPr>
                <w:rFonts w:ascii="Calibri" w:hAnsi="Calibri" w:hint="eastAsia"/>
              </w:rPr>
              <w:t>对诗词和诗人进行增删改查</w:t>
            </w:r>
          </w:p>
        </w:tc>
      </w:tr>
      <w:tr w:rsidR="00F012CA" w14:paraId="747A6FFD" w14:textId="77777777" w:rsidTr="00C802FA">
        <w:trPr>
          <w:jc w:val="center"/>
        </w:trPr>
        <w:tc>
          <w:tcPr>
            <w:tcW w:w="331" w:type="pct"/>
            <w:vAlign w:val="center"/>
          </w:tcPr>
          <w:p w14:paraId="5A01DCC4" w14:textId="37D2BC04" w:rsidR="00F012CA" w:rsidRPr="00C802FA" w:rsidRDefault="00C802FA">
            <w:pPr>
              <w:spacing w:line="360" w:lineRule="auto"/>
              <w:jc w:val="center"/>
              <w:rPr>
                <w:rFonts w:ascii="Calibri" w:hAnsi="Calibri"/>
                <w:b/>
              </w:rPr>
            </w:pPr>
            <w:r w:rsidRPr="00C802FA">
              <w:rPr>
                <w:rFonts w:ascii="Calibri" w:hAnsi="Calibri"/>
                <w:b/>
              </w:rPr>
              <w:t>12</w:t>
            </w:r>
          </w:p>
        </w:tc>
        <w:tc>
          <w:tcPr>
            <w:tcW w:w="1205" w:type="pct"/>
            <w:vAlign w:val="center"/>
          </w:tcPr>
          <w:p w14:paraId="147F3947" w14:textId="06B4E373" w:rsidR="00F012CA" w:rsidRPr="009F70E8" w:rsidRDefault="009F70E8">
            <w:pPr>
              <w:spacing w:line="360" w:lineRule="auto"/>
              <w:jc w:val="center"/>
              <w:rPr>
                <w:rFonts w:ascii="Calibri" w:hAnsi="Calibri"/>
                <w:b/>
              </w:rPr>
            </w:pPr>
            <w:r w:rsidRPr="009F70E8">
              <w:rPr>
                <w:rFonts w:ascii="Calibri" w:hAnsi="Calibri" w:hint="eastAsia"/>
                <w:b/>
              </w:rPr>
              <w:t>成语接龙</w:t>
            </w:r>
          </w:p>
        </w:tc>
        <w:tc>
          <w:tcPr>
            <w:tcW w:w="3464" w:type="pct"/>
            <w:vAlign w:val="center"/>
          </w:tcPr>
          <w:p w14:paraId="6FC505BF" w14:textId="7E777DAB" w:rsidR="00F012CA" w:rsidRDefault="00C802FA">
            <w:pPr>
              <w:spacing w:line="360" w:lineRule="auto"/>
              <w:jc w:val="center"/>
              <w:rPr>
                <w:rFonts w:ascii="Calibri" w:hAnsi="Calibri"/>
                <w:bCs/>
              </w:rPr>
            </w:pPr>
            <w:r>
              <w:rPr>
                <w:rFonts w:ascii="Calibri" w:hAnsi="Calibri" w:hint="eastAsia"/>
                <w:bCs/>
              </w:rPr>
              <w:t>用户输入四字成语，系统自动回复并计算相应分值</w:t>
            </w:r>
          </w:p>
        </w:tc>
      </w:tr>
      <w:tr w:rsidR="00F012CA" w14:paraId="3E82FA1E" w14:textId="77777777" w:rsidTr="00C802FA">
        <w:trPr>
          <w:jc w:val="center"/>
        </w:trPr>
        <w:tc>
          <w:tcPr>
            <w:tcW w:w="331" w:type="pct"/>
            <w:vAlign w:val="center"/>
          </w:tcPr>
          <w:p w14:paraId="182723A4" w14:textId="235D1914" w:rsidR="00F012CA" w:rsidRPr="00C802FA" w:rsidRDefault="00C802FA">
            <w:pPr>
              <w:spacing w:line="360" w:lineRule="auto"/>
              <w:jc w:val="center"/>
              <w:rPr>
                <w:rFonts w:ascii="Calibri" w:hAnsi="Calibri"/>
                <w:b/>
              </w:rPr>
            </w:pPr>
            <w:r w:rsidRPr="00C802FA">
              <w:rPr>
                <w:rFonts w:ascii="Calibri" w:hAnsi="Calibri"/>
                <w:b/>
              </w:rPr>
              <w:t>13</w:t>
            </w:r>
          </w:p>
        </w:tc>
        <w:tc>
          <w:tcPr>
            <w:tcW w:w="1205" w:type="pct"/>
            <w:vAlign w:val="center"/>
          </w:tcPr>
          <w:p w14:paraId="308EFF41" w14:textId="63EF8E1B" w:rsidR="00F012CA" w:rsidRPr="00C802FA" w:rsidRDefault="00C802FA">
            <w:pPr>
              <w:spacing w:line="360" w:lineRule="auto"/>
              <w:jc w:val="center"/>
              <w:rPr>
                <w:rFonts w:ascii="Calibri" w:hAnsi="Calibri"/>
                <w:b/>
              </w:rPr>
            </w:pPr>
            <w:r w:rsidRPr="00C802FA">
              <w:rPr>
                <w:rFonts w:ascii="Calibri" w:hAnsi="Calibri" w:hint="eastAsia"/>
                <w:b/>
              </w:rPr>
              <w:t>藏头诗</w:t>
            </w:r>
          </w:p>
        </w:tc>
        <w:tc>
          <w:tcPr>
            <w:tcW w:w="3464" w:type="pct"/>
            <w:vAlign w:val="center"/>
          </w:tcPr>
          <w:p w14:paraId="78E32EAF" w14:textId="3E3AE6FE" w:rsidR="00F012CA" w:rsidRDefault="00C802FA">
            <w:pPr>
              <w:spacing w:line="360" w:lineRule="auto"/>
              <w:jc w:val="center"/>
              <w:rPr>
                <w:rFonts w:ascii="Calibri" w:hAnsi="Calibri"/>
                <w:bCs/>
              </w:rPr>
            </w:pPr>
            <w:r>
              <w:rPr>
                <w:rFonts w:ascii="Calibri" w:hAnsi="Calibri" w:hint="eastAsia"/>
                <w:bCs/>
              </w:rPr>
              <w:t>用户输入相应的句子，系统自动生成五言或七言诗句</w:t>
            </w:r>
          </w:p>
        </w:tc>
      </w:tr>
      <w:tr w:rsidR="00F012CA" w14:paraId="72138A49" w14:textId="77777777" w:rsidTr="00C802FA">
        <w:trPr>
          <w:jc w:val="center"/>
        </w:trPr>
        <w:tc>
          <w:tcPr>
            <w:tcW w:w="331" w:type="pct"/>
            <w:vAlign w:val="center"/>
          </w:tcPr>
          <w:p w14:paraId="41C22531" w14:textId="581F7296" w:rsidR="00F012CA" w:rsidRDefault="00C802FA">
            <w:pPr>
              <w:spacing w:line="360" w:lineRule="auto"/>
              <w:jc w:val="center"/>
              <w:rPr>
                <w:rFonts w:ascii="Calibri" w:hAnsi="Calibri"/>
                <w:b/>
              </w:rPr>
            </w:pPr>
            <w:r>
              <w:rPr>
                <w:rFonts w:ascii="Calibri" w:hAnsi="Calibri"/>
                <w:b/>
              </w:rPr>
              <w:t>14</w:t>
            </w:r>
          </w:p>
        </w:tc>
        <w:tc>
          <w:tcPr>
            <w:tcW w:w="1205" w:type="pct"/>
            <w:vAlign w:val="center"/>
          </w:tcPr>
          <w:p w14:paraId="5019AFE7" w14:textId="1BE729B8" w:rsidR="00F012CA" w:rsidRDefault="00C802FA">
            <w:pPr>
              <w:spacing w:line="360" w:lineRule="auto"/>
              <w:jc w:val="center"/>
              <w:rPr>
                <w:rFonts w:ascii="Calibri" w:hAnsi="Calibri"/>
                <w:b/>
              </w:rPr>
            </w:pPr>
            <w:r>
              <w:rPr>
                <w:rFonts w:ascii="Calibri" w:hAnsi="Calibri" w:hint="eastAsia"/>
                <w:b/>
              </w:rPr>
              <w:t>视频展示</w:t>
            </w:r>
          </w:p>
        </w:tc>
        <w:tc>
          <w:tcPr>
            <w:tcW w:w="3464" w:type="pct"/>
            <w:vAlign w:val="center"/>
          </w:tcPr>
          <w:p w14:paraId="047E085D" w14:textId="76EF4921" w:rsidR="00F012CA" w:rsidRPr="00C802FA" w:rsidRDefault="00C802FA">
            <w:pPr>
              <w:spacing w:line="360" w:lineRule="auto"/>
              <w:jc w:val="center"/>
              <w:rPr>
                <w:rFonts w:ascii="Calibri" w:hAnsi="Calibri"/>
                <w:bCs/>
              </w:rPr>
            </w:pPr>
            <w:r w:rsidRPr="00C802FA">
              <w:rPr>
                <w:rFonts w:ascii="Calibri" w:hAnsi="Calibri" w:hint="eastAsia"/>
                <w:bCs/>
              </w:rPr>
              <w:t>通过视频的形式介绍相应的诗人诗词文化</w:t>
            </w:r>
          </w:p>
        </w:tc>
      </w:tr>
      <w:tr w:rsidR="00F012CA" w14:paraId="094F4F71" w14:textId="77777777" w:rsidTr="00C802FA">
        <w:trPr>
          <w:jc w:val="center"/>
        </w:trPr>
        <w:tc>
          <w:tcPr>
            <w:tcW w:w="331" w:type="pct"/>
            <w:vAlign w:val="center"/>
          </w:tcPr>
          <w:p w14:paraId="72ACFCB1" w14:textId="51054EEC" w:rsidR="00F012CA" w:rsidRDefault="00C802FA">
            <w:pPr>
              <w:spacing w:line="360" w:lineRule="auto"/>
              <w:jc w:val="center"/>
              <w:rPr>
                <w:rFonts w:ascii="Calibri" w:hAnsi="Calibri"/>
                <w:b/>
              </w:rPr>
            </w:pPr>
            <w:r>
              <w:rPr>
                <w:rFonts w:ascii="Calibri" w:hAnsi="Calibri"/>
                <w:b/>
              </w:rPr>
              <w:t>15</w:t>
            </w:r>
          </w:p>
        </w:tc>
        <w:tc>
          <w:tcPr>
            <w:tcW w:w="1205" w:type="pct"/>
            <w:vAlign w:val="center"/>
          </w:tcPr>
          <w:p w14:paraId="7166FAF9" w14:textId="2BBBF906" w:rsidR="00F012CA" w:rsidRDefault="00C802FA">
            <w:pPr>
              <w:spacing w:line="360" w:lineRule="auto"/>
              <w:jc w:val="center"/>
              <w:rPr>
                <w:rFonts w:ascii="Calibri" w:hAnsi="Calibri"/>
                <w:b/>
              </w:rPr>
            </w:pPr>
            <w:r>
              <w:rPr>
                <w:rFonts w:ascii="Calibri" w:hAnsi="Calibri" w:hint="eastAsia"/>
                <w:b/>
              </w:rPr>
              <w:t>聊天室</w:t>
            </w:r>
          </w:p>
        </w:tc>
        <w:tc>
          <w:tcPr>
            <w:tcW w:w="3464" w:type="pct"/>
            <w:vAlign w:val="center"/>
          </w:tcPr>
          <w:p w14:paraId="16B71939" w14:textId="5D4EA1A9" w:rsidR="00F012CA" w:rsidRPr="00C802FA" w:rsidRDefault="00C802FA">
            <w:pPr>
              <w:spacing w:line="360" w:lineRule="auto"/>
              <w:jc w:val="center"/>
              <w:rPr>
                <w:rFonts w:ascii="Calibri" w:hAnsi="Calibri"/>
                <w:bCs/>
              </w:rPr>
            </w:pPr>
            <w:r w:rsidRPr="00C802FA">
              <w:rPr>
                <w:rFonts w:ascii="Calibri" w:hAnsi="Calibri" w:hint="eastAsia"/>
                <w:bCs/>
              </w:rPr>
              <w:t>用户可加入聊天室，参与话题讨论</w:t>
            </w:r>
          </w:p>
        </w:tc>
      </w:tr>
    </w:tbl>
    <w:p w14:paraId="11DB6A33" w14:textId="77777777" w:rsidR="00F012CA" w:rsidRDefault="002E62EA">
      <w:pPr>
        <w:pStyle w:val="2"/>
        <w:rPr>
          <w:rFonts w:ascii="Calibri" w:hAnsi="Calibri"/>
        </w:rPr>
      </w:pPr>
      <w:bookmarkStart w:id="66" w:name="_Toc291667791"/>
      <w:r>
        <w:rPr>
          <w:rFonts w:ascii="Calibri" w:hAnsi="Calibri" w:hint="eastAsia"/>
        </w:rPr>
        <w:br w:type="page"/>
      </w:r>
      <w:bookmarkStart w:id="67" w:name="_Toc18584"/>
      <w:r>
        <w:rPr>
          <w:rFonts w:cs="Cambria" w:hint="eastAsia"/>
          <w:szCs w:val="30"/>
        </w:rPr>
        <w:lastRenderedPageBreak/>
        <w:t xml:space="preserve">4.3 </w:t>
      </w:r>
      <w:r>
        <w:rPr>
          <w:rFonts w:cs="Cambria" w:hint="eastAsia"/>
          <w:szCs w:val="30"/>
        </w:rPr>
        <w:t>功能分配</w:t>
      </w:r>
      <w:bookmarkEnd w:id="66"/>
      <w:bookmarkEnd w:id="67"/>
    </w:p>
    <w:p w14:paraId="2985D01D" w14:textId="529C37F0" w:rsidR="00F012CA" w:rsidRDefault="002E62EA">
      <w:pPr>
        <w:pStyle w:val="a3"/>
        <w:spacing w:line="360" w:lineRule="auto"/>
        <w:ind w:firstLine="480"/>
        <w:rPr>
          <w:rFonts w:ascii="Calibri" w:hAnsi="Calibri"/>
        </w:rPr>
      </w:pPr>
      <w:r>
        <w:rPr>
          <w:rFonts w:ascii="Calibri" w:hAnsi="Calibri" w:hint="eastAsia"/>
        </w:rPr>
        <w:t>根据上一节的系统功能需求设计，现把基于</w:t>
      </w:r>
      <w:r w:rsidR="00975CBC">
        <w:rPr>
          <w:rFonts w:ascii="Calibri" w:hAnsi="Calibri" w:hint="eastAsia"/>
        </w:rPr>
        <w:t>跨平台轻量级诗词</w:t>
      </w:r>
      <w:r>
        <w:rPr>
          <w:rFonts w:ascii="Calibri" w:hAnsi="Calibri" w:hint="eastAsia"/>
        </w:rPr>
        <w:t>系统的功能需求具体划分为用户注册、登录、自助服务、新闻查询、新闻或评论分析、后台管理六大模块，其与程序结构的关系如下表</w:t>
      </w:r>
      <w:r>
        <w:rPr>
          <w:rFonts w:ascii="Calibri" w:hAnsi="Calibri" w:hint="eastAsia"/>
        </w:rPr>
        <w:t>4-</w:t>
      </w:r>
      <w:r w:rsidR="00A122DF">
        <w:rPr>
          <w:rFonts w:ascii="Calibri" w:hAnsi="Calibri"/>
        </w:rPr>
        <w:t>3</w:t>
      </w:r>
      <w:r>
        <w:rPr>
          <w:rFonts w:ascii="Calibri" w:hAnsi="Calibri" w:hint="eastAsia"/>
        </w:rPr>
        <w:t>所示。</w:t>
      </w:r>
    </w:p>
    <w:p w14:paraId="0D8DBB1C" w14:textId="1B3FDA0E" w:rsidR="00F012CA" w:rsidRDefault="002E62EA">
      <w:pPr>
        <w:spacing w:line="360" w:lineRule="auto"/>
        <w:ind w:leftChars="1200" w:left="2880"/>
        <w:rPr>
          <w:rFonts w:ascii="Calibri" w:hAnsi="Calibri" w:cs="Calibri"/>
        </w:rPr>
      </w:pPr>
      <w:r>
        <w:rPr>
          <w:rFonts w:ascii="Calibri" w:hAnsi="Calibri" w:cs="Calibri" w:hint="eastAsia"/>
        </w:rPr>
        <w:t>表</w:t>
      </w:r>
      <w:r>
        <w:rPr>
          <w:rFonts w:ascii="Calibri" w:hAnsi="Calibri" w:cs="Calibri" w:hint="eastAsia"/>
        </w:rPr>
        <w:t xml:space="preserve"> 4-</w:t>
      </w:r>
      <w:r w:rsidR="00A122DF">
        <w:rPr>
          <w:rFonts w:ascii="Calibri" w:hAnsi="Calibri" w:cs="Calibri"/>
        </w:rPr>
        <w:t>3</w:t>
      </w:r>
      <w:r>
        <w:rPr>
          <w:rFonts w:ascii="Calibri" w:hAnsi="Calibri" w:cs="Calibri" w:hint="eastAsia"/>
        </w:rPr>
        <w:t xml:space="preserve"> </w:t>
      </w:r>
      <w:r>
        <w:rPr>
          <w:rFonts w:ascii="Calibri" w:hAnsi="Calibri" w:cs="Calibri" w:hint="eastAsia"/>
        </w:rPr>
        <w:t>各项功能与程序结构的关系表</w:t>
      </w:r>
    </w:p>
    <w:tbl>
      <w:tblPr>
        <w:tblW w:w="83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96"/>
        <w:gridCol w:w="531"/>
        <w:gridCol w:w="568"/>
        <w:gridCol w:w="567"/>
        <w:gridCol w:w="567"/>
        <w:gridCol w:w="567"/>
        <w:gridCol w:w="567"/>
        <w:gridCol w:w="567"/>
        <w:gridCol w:w="567"/>
        <w:gridCol w:w="567"/>
        <w:gridCol w:w="567"/>
        <w:gridCol w:w="567"/>
      </w:tblGrid>
      <w:tr w:rsidR="00F012CA" w14:paraId="632F62C8" w14:textId="77777777">
        <w:trPr>
          <w:jc w:val="center"/>
        </w:trPr>
        <w:tc>
          <w:tcPr>
            <w:tcW w:w="2196" w:type="dxa"/>
            <w:tcBorders>
              <w:tl2br w:val="single" w:sz="4" w:space="0" w:color="auto"/>
            </w:tcBorders>
          </w:tcPr>
          <w:p w14:paraId="114FDB18" w14:textId="77777777" w:rsidR="00F012CA" w:rsidRDefault="002E62EA">
            <w:pPr>
              <w:spacing w:line="360" w:lineRule="auto"/>
              <w:ind w:firstLineChars="100" w:firstLine="241"/>
              <w:rPr>
                <w:rFonts w:ascii="Calibri" w:hAnsi="Calibri"/>
                <w:b/>
                <w:bCs/>
              </w:rPr>
            </w:pPr>
            <w:r>
              <w:rPr>
                <w:rFonts w:ascii="Calibri" w:hAnsi="Calibri" w:hint="eastAsia"/>
                <w:b/>
                <w:bCs/>
              </w:rPr>
              <w:t>程</w:t>
            </w:r>
          </w:p>
          <w:p w14:paraId="3F94EADB" w14:textId="77777777" w:rsidR="00F012CA" w:rsidRDefault="002E62EA">
            <w:pPr>
              <w:spacing w:line="360" w:lineRule="auto"/>
              <w:rPr>
                <w:rFonts w:ascii="Calibri" w:hAnsi="Calibri"/>
                <w:b/>
                <w:bCs/>
              </w:rPr>
            </w:pPr>
            <w:r>
              <w:rPr>
                <w:rFonts w:ascii="Calibri" w:hAnsi="Calibri" w:hint="eastAsia"/>
                <w:b/>
                <w:bCs/>
              </w:rPr>
              <w:t>功</w:t>
            </w:r>
            <w:r>
              <w:rPr>
                <w:rFonts w:ascii="Calibri" w:hAnsi="Calibri" w:hint="eastAsia"/>
                <w:b/>
                <w:bCs/>
              </w:rPr>
              <w:t xml:space="preserve">     </w:t>
            </w:r>
            <w:r>
              <w:rPr>
                <w:rFonts w:ascii="Calibri" w:hAnsi="Calibri" w:hint="eastAsia"/>
                <w:b/>
                <w:bCs/>
              </w:rPr>
              <w:t>序</w:t>
            </w:r>
          </w:p>
          <w:p w14:paraId="4F02A3CE" w14:textId="77777777" w:rsidR="00F012CA" w:rsidRDefault="002E62EA">
            <w:pPr>
              <w:spacing w:line="360" w:lineRule="auto"/>
              <w:ind w:firstLineChars="150" w:firstLine="361"/>
              <w:rPr>
                <w:rFonts w:ascii="Calibri" w:hAnsi="Calibri"/>
                <w:b/>
                <w:bCs/>
              </w:rPr>
            </w:pPr>
            <w:r>
              <w:rPr>
                <w:rFonts w:ascii="Calibri" w:hAnsi="Calibri" w:hint="eastAsia"/>
                <w:b/>
                <w:bCs/>
              </w:rPr>
              <w:t>能</w:t>
            </w:r>
            <w:r>
              <w:rPr>
                <w:rFonts w:ascii="Calibri" w:hAnsi="Calibri" w:hint="eastAsia"/>
                <w:b/>
                <w:bCs/>
              </w:rPr>
              <w:t xml:space="preserve">      </w:t>
            </w:r>
            <w:r>
              <w:rPr>
                <w:rFonts w:ascii="Calibri" w:hAnsi="Calibri" w:hint="eastAsia"/>
                <w:b/>
                <w:bCs/>
              </w:rPr>
              <w:t>结</w:t>
            </w:r>
          </w:p>
          <w:p w14:paraId="33530448" w14:textId="77777777" w:rsidR="00F012CA" w:rsidRDefault="002E62EA">
            <w:pPr>
              <w:spacing w:line="360" w:lineRule="auto"/>
              <w:ind w:firstLineChars="300" w:firstLine="723"/>
              <w:rPr>
                <w:rFonts w:ascii="Calibri" w:hAnsi="Calibri"/>
                <w:b/>
                <w:bCs/>
              </w:rPr>
            </w:pPr>
            <w:r>
              <w:rPr>
                <w:rFonts w:ascii="Calibri" w:hAnsi="Calibri" w:hint="eastAsia"/>
                <w:b/>
                <w:bCs/>
              </w:rPr>
              <w:t>需</w:t>
            </w:r>
            <w:r>
              <w:rPr>
                <w:rFonts w:ascii="Calibri" w:hAnsi="Calibri" w:hint="eastAsia"/>
                <w:b/>
                <w:bCs/>
              </w:rPr>
              <w:t xml:space="preserve">      </w:t>
            </w:r>
            <w:r>
              <w:rPr>
                <w:rFonts w:ascii="Calibri" w:hAnsi="Calibri" w:hint="eastAsia"/>
                <w:b/>
                <w:bCs/>
              </w:rPr>
              <w:t>构</w:t>
            </w:r>
          </w:p>
          <w:p w14:paraId="12D80DF5" w14:textId="77777777" w:rsidR="00F012CA" w:rsidRDefault="002E62EA">
            <w:pPr>
              <w:ind w:firstLineChars="500" w:firstLine="1205"/>
              <w:rPr>
                <w:rFonts w:ascii="Calibri" w:hAnsi="Calibri"/>
                <w:b/>
                <w:bCs/>
              </w:rPr>
            </w:pPr>
            <w:r>
              <w:rPr>
                <w:rFonts w:ascii="Calibri" w:hAnsi="Calibri" w:hint="eastAsia"/>
                <w:b/>
                <w:bCs/>
              </w:rPr>
              <w:t>求</w:t>
            </w:r>
          </w:p>
        </w:tc>
        <w:tc>
          <w:tcPr>
            <w:tcW w:w="531" w:type="dxa"/>
            <w:vAlign w:val="center"/>
          </w:tcPr>
          <w:p w14:paraId="059C34A4" w14:textId="77777777" w:rsidR="00F012CA" w:rsidRDefault="002E62EA">
            <w:pPr>
              <w:jc w:val="center"/>
              <w:rPr>
                <w:rFonts w:ascii="Calibri" w:hAnsi="Calibri"/>
                <w:b/>
                <w:bCs/>
              </w:rPr>
            </w:pPr>
            <w:r>
              <w:rPr>
                <w:rFonts w:ascii="Calibri" w:hAnsi="Calibri" w:hint="eastAsia"/>
                <w:b/>
                <w:bCs/>
              </w:rPr>
              <w:t>用户注册</w:t>
            </w:r>
          </w:p>
        </w:tc>
        <w:tc>
          <w:tcPr>
            <w:tcW w:w="568" w:type="dxa"/>
            <w:vAlign w:val="center"/>
          </w:tcPr>
          <w:p w14:paraId="549C39BD" w14:textId="77777777" w:rsidR="00F012CA" w:rsidRDefault="002E62EA">
            <w:pPr>
              <w:jc w:val="center"/>
              <w:rPr>
                <w:rFonts w:ascii="Calibri" w:hAnsi="Calibri"/>
                <w:b/>
                <w:bCs/>
              </w:rPr>
            </w:pPr>
            <w:r>
              <w:rPr>
                <w:rFonts w:ascii="Calibri" w:hAnsi="Calibri" w:hint="eastAsia"/>
                <w:b/>
                <w:bCs/>
              </w:rPr>
              <w:t>用户登录</w:t>
            </w:r>
          </w:p>
        </w:tc>
        <w:tc>
          <w:tcPr>
            <w:tcW w:w="567" w:type="dxa"/>
            <w:vAlign w:val="center"/>
          </w:tcPr>
          <w:p w14:paraId="085FF06A" w14:textId="26E72B94" w:rsidR="00F012CA" w:rsidRDefault="002E62EA">
            <w:pPr>
              <w:jc w:val="center"/>
              <w:rPr>
                <w:rFonts w:ascii="Calibri" w:hAnsi="Calibri"/>
                <w:b/>
                <w:bCs/>
              </w:rPr>
            </w:pPr>
            <w:r>
              <w:rPr>
                <w:rFonts w:ascii="Calibri" w:hAnsi="Calibri" w:hint="eastAsia"/>
                <w:b/>
                <w:bCs/>
              </w:rPr>
              <w:t>用户</w:t>
            </w:r>
            <w:r w:rsidR="006B5B08">
              <w:rPr>
                <w:rFonts w:ascii="Calibri" w:hAnsi="Calibri" w:hint="eastAsia"/>
                <w:b/>
                <w:bCs/>
              </w:rPr>
              <w:t>信息</w:t>
            </w:r>
          </w:p>
        </w:tc>
        <w:tc>
          <w:tcPr>
            <w:tcW w:w="567" w:type="dxa"/>
            <w:vAlign w:val="center"/>
          </w:tcPr>
          <w:p w14:paraId="6396C36F" w14:textId="751C82E2" w:rsidR="00F012CA" w:rsidRDefault="006B5B08">
            <w:pPr>
              <w:jc w:val="center"/>
              <w:rPr>
                <w:rFonts w:ascii="Calibri" w:hAnsi="Calibri"/>
                <w:b/>
                <w:bCs/>
              </w:rPr>
            </w:pPr>
            <w:r>
              <w:rPr>
                <w:rFonts w:ascii="Calibri" w:hAnsi="Calibri" w:hint="eastAsia"/>
                <w:b/>
                <w:bCs/>
              </w:rPr>
              <w:t>诗词</w:t>
            </w:r>
            <w:r w:rsidR="002E62EA">
              <w:rPr>
                <w:rFonts w:ascii="Calibri" w:hAnsi="Calibri" w:hint="eastAsia"/>
                <w:b/>
                <w:bCs/>
              </w:rPr>
              <w:t>查询</w:t>
            </w:r>
          </w:p>
        </w:tc>
        <w:tc>
          <w:tcPr>
            <w:tcW w:w="567" w:type="dxa"/>
            <w:vAlign w:val="center"/>
          </w:tcPr>
          <w:p w14:paraId="29D46A9E" w14:textId="14A9FBE2" w:rsidR="00F012CA" w:rsidRDefault="006B5B08">
            <w:pPr>
              <w:jc w:val="center"/>
              <w:rPr>
                <w:rFonts w:ascii="Calibri" w:hAnsi="Calibri"/>
                <w:b/>
                <w:bCs/>
              </w:rPr>
            </w:pPr>
            <w:r>
              <w:rPr>
                <w:rFonts w:ascii="Calibri" w:hAnsi="Calibri" w:hint="eastAsia"/>
                <w:b/>
                <w:bCs/>
              </w:rPr>
              <w:t>诗词浏览</w:t>
            </w:r>
          </w:p>
        </w:tc>
        <w:tc>
          <w:tcPr>
            <w:tcW w:w="567" w:type="dxa"/>
            <w:vAlign w:val="center"/>
          </w:tcPr>
          <w:p w14:paraId="550AFB73" w14:textId="4201B542" w:rsidR="00F012CA" w:rsidRDefault="006B5B08">
            <w:pPr>
              <w:jc w:val="center"/>
              <w:rPr>
                <w:rFonts w:ascii="Calibri" w:hAnsi="Calibri"/>
                <w:b/>
                <w:bCs/>
              </w:rPr>
            </w:pPr>
            <w:r>
              <w:rPr>
                <w:rFonts w:ascii="Calibri" w:hAnsi="Calibri" w:hint="eastAsia"/>
                <w:b/>
                <w:bCs/>
              </w:rPr>
              <w:t>诗词评论</w:t>
            </w:r>
          </w:p>
        </w:tc>
        <w:tc>
          <w:tcPr>
            <w:tcW w:w="567" w:type="dxa"/>
            <w:vAlign w:val="center"/>
          </w:tcPr>
          <w:p w14:paraId="215D52A1" w14:textId="4047053B" w:rsidR="00F012CA" w:rsidRDefault="006B5B08">
            <w:pPr>
              <w:jc w:val="center"/>
              <w:rPr>
                <w:rFonts w:ascii="Calibri" w:hAnsi="Calibri"/>
                <w:b/>
                <w:bCs/>
              </w:rPr>
            </w:pPr>
            <w:r>
              <w:rPr>
                <w:rFonts w:ascii="Calibri" w:hAnsi="Calibri" w:hint="eastAsia"/>
                <w:b/>
                <w:bCs/>
              </w:rPr>
              <w:t>成语接龙</w:t>
            </w:r>
          </w:p>
        </w:tc>
        <w:tc>
          <w:tcPr>
            <w:tcW w:w="567" w:type="dxa"/>
            <w:vAlign w:val="center"/>
          </w:tcPr>
          <w:p w14:paraId="1437BAE4" w14:textId="488592B4" w:rsidR="00F012CA" w:rsidRDefault="006B5B08">
            <w:pPr>
              <w:jc w:val="center"/>
              <w:rPr>
                <w:rFonts w:ascii="Calibri" w:hAnsi="Calibri"/>
                <w:b/>
                <w:bCs/>
              </w:rPr>
            </w:pPr>
            <w:r>
              <w:rPr>
                <w:rFonts w:ascii="Calibri" w:hAnsi="Calibri" w:hint="eastAsia"/>
                <w:b/>
                <w:bCs/>
              </w:rPr>
              <w:t>藏头诗</w:t>
            </w:r>
          </w:p>
        </w:tc>
        <w:tc>
          <w:tcPr>
            <w:tcW w:w="567" w:type="dxa"/>
            <w:vAlign w:val="center"/>
          </w:tcPr>
          <w:p w14:paraId="39096C7C" w14:textId="2790C9FF" w:rsidR="00F012CA" w:rsidRDefault="006B5B08">
            <w:pPr>
              <w:jc w:val="center"/>
              <w:rPr>
                <w:rFonts w:ascii="Calibri" w:hAnsi="Calibri"/>
                <w:b/>
                <w:bCs/>
              </w:rPr>
            </w:pPr>
            <w:r>
              <w:rPr>
                <w:rFonts w:ascii="Calibri" w:hAnsi="Calibri" w:hint="eastAsia"/>
                <w:b/>
                <w:bCs/>
              </w:rPr>
              <w:t>视频展示</w:t>
            </w:r>
          </w:p>
        </w:tc>
        <w:tc>
          <w:tcPr>
            <w:tcW w:w="567" w:type="dxa"/>
            <w:vAlign w:val="center"/>
          </w:tcPr>
          <w:p w14:paraId="3993989B" w14:textId="49CD68D5" w:rsidR="00F012CA" w:rsidRDefault="006B5B08">
            <w:pPr>
              <w:jc w:val="center"/>
              <w:rPr>
                <w:rFonts w:ascii="Calibri" w:hAnsi="Calibri"/>
                <w:b/>
                <w:bCs/>
              </w:rPr>
            </w:pPr>
            <w:r>
              <w:rPr>
                <w:rFonts w:ascii="Calibri" w:hAnsi="Calibri" w:hint="eastAsia"/>
                <w:b/>
                <w:bCs/>
              </w:rPr>
              <w:t>诗人诗词分类</w:t>
            </w:r>
          </w:p>
        </w:tc>
        <w:tc>
          <w:tcPr>
            <w:tcW w:w="567" w:type="dxa"/>
            <w:vAlign w:val="center"/>
          </w:tcPr>
          <w:p w14:paraId="6E5237B1" w14:textId="128E1A09" w:rsidR="00F012CA" w:rsidRDefault="006B5B08">
            <w:pPr>
              <w:jc w:val="center"/>
              <w:rPr>
                <w:rFonts w:ascii="Calibri" w:hAnsi="Calibri"/>
                <w:b/>
                <w:bCs/>
              </w:rPr>
            </w:pPr>
            <w:r>
              <w:rPr>
                <w:rFonts w:ascii="Calibri" w:hAnsi="Calibri" w:hint="eastAsia"/>
                <w:b/>
                <w:bCs/>
              </w:rPr>
              <w:t>聊天室</w:t>
            </w:r>
          </w:p>
        </w:tc>
      </w:tr>
      <w:tr w:rsidR="00F012CA" w14:paraId="40657784" w14:textId="77777777">
        <w:trPr>
          <w:trHeight w:val="402"/>
          <w:jc w:val="center"/>
        </w:trPr>
        <w:tc>
          <w:tcPr>
            <w:tcW w:w="2196" w:type="dxa"/>
            <w:vAlign w:val="center"/>
          </w:tcPr>
          <w:p w14:paraId="2BED78A3" w14:textId="77777777" w:rsidR="00F012CA" w:rsidRDefault="002E62EA">
            <w:pPr>
              <w:jc w:val="center"/>
              <w:rPr>
                <w:rFonts w:ascii="Calibri" w:hAnsi="Calibri"/>
                <w:b/>
                <w:bCs/>
              </w:rPr>
            </w:pPr>
            <w:r>
              <w:rPr>
                <w:rFonts w:ascii="Calibri" w:hAnsi="Calibri" w:hint="eastAsia"/>
                <w:b/>
                <w:bCs/>
              </w:rPr>
              <w:t>用户注册</w:t>
            </w:r>
          </w:p>
        </w:tc>
        <w:tc>
          <w:tcPr>
            <w:tcW w:w="531" w:type="dxa"/>
            <w:vAlign w:val="center"/>
          </w:tcPr>
          <w:p w14:paraId="5039C0DB" w14:textId="77777777" w:rsidR="00F012CA" w:rsidRDefault="002E62EA">
            <w:pPr>
              <w:jc w:val="center"/>
              <w:rPr>
                <w:rFonts w:ascii="Calibri" w:hAnsi="Calibri"/>
              </w:rPr>
            </w:pPr>
            <w:r>
              <w:rPr>
                <w:rFonts w:ascii="Calibri" w:hAnsi="Calibri" w:hint="eastAsia"/>
              </w:rPr>
              <w:t>√</w:t>
            </w:r>
          </w:p>
        </w:tc>
        <w:tc>
          <w:tcPr>
            <w:tcW w:w="568" w:type="dxa"/>
            <w:vAlign w:val="center"/>
          </w:tcPr>
          <w:p w14:paraId="52A881E0" w14:textId="77777777" w:rsidR="00F012CA" w:rsidRDefault="00F012CA">
            <w:pPr>
              <w:jc w:val="center"/>
              <w:rPr>
                <w:rFonts w:ascii="Calibri" w:hAnsi="Calibri"/>
              </w:rPr>
            </w:pPr>
          </w:p>
        </w:tc>
        <w:tc>
          <w:tcPr>
            <w:tcW w:w="567" w:type="dxa"/>
            <w:vAlign w:val="center"/>
          </w:tcPr>
          <w:p w14:paraId="258B52EE" w14:textId="77777777" w:rsidR="00F012CA" w:rsidRDefault="00F012CA">
            <w:pPr>
              <w:jc w:val="center"/>
              <w:rPr>
                <w:rFonts w:ascii="Calibri" w:hAnsi="Calibri"/>
              </w:rPr>
            </w:pPr>
          </w:p>
        </w:tc>
        <w:tc>
          <w:tcPr>
            <w:tcW w:w="567" w:type="dxa"/>
            <w:vAlign w:val="center"/>
          </w:tcPr>
          <w:p w14:paraId="6CF94528" w14:textId="77777777" w:rsidR="00F012CA" w:rsidRDefault="00F012CA">
            <w:pPr>
              <w:jc w:val="center"/>
              <w:rPr>
                <w:rFonts w:ascii="Calibri" w:hAnsi="Calibri"/>
              </w:rPr>
            </w:pPr>
          </w:p>
        </w:tc>
        <w:tc>
          <w:tcPr>
            <w:tcW w:w="567" w:type="dxa"/>
            <w:vAlign w:val="center"/>
          </w:tcPr>
          <w:p w14:paraId="31DF016C" w14:textId="77777777" w:rsidR="00F012CA" w:rsidRDefault="00F012CA">
            <w:pPr>
              <w:jc w:val="center"/>
              <w:rPr>
                <w:rFonts w:ascii="Calibri" w:hAnsi="Calibri"/>
              </w:rPr>
            </w:pPr>
          </w:p>
        </w:tc>
        <w:tc>
          <w:tcPr>
            <w:tcW w:w="567" w:type="dxa"/>
            <w:vAlign w:val="center"/>
          </w:tcPr>
          <w:p w14:paraId="534669AB" w14:textId="77777777" w:rsidR="00F012CA" w:rsidRDefault="00F012CA">
            <w:pPr>
              <w:jc w:val="center"/>
              <w:rPr>
                <w:rFonts w:ascii="Calibri" w:hAnsi="Calibri"/>
              </w:rPr>
            </w:pPr>
          </w:p>
        </w:tc>
        <w:tc>
          <w:tcPr>
            <w:tcW w:w="567" w:type="dxa"/>
            <w:vAlign w:val="center"/>
          </w:tcPr>
          <w:p w14:paraId="4F50B25E" w14:textId="77777777" w:rsidR="00F012CA" w:rsidRDefault="00F012CA">
            <w:pPr>
              <w:jc w:val="center"/>
              <w:rPr>
                <w:rFonts w:ascii="Calibri" w:hAnsi="Calibri"/>
              </w:rPr>
            </w:pPr>
          </w:p>
        </w:tc>
        <w:tc>
          <w:tcPr>
            <w:tcW w:w="567" w:type="dxa"/>
            <w:vAlign w:val="center"/>
          </w:tcPr>
          <w:p w14:paraId="65D7938B" w14:textId="77777777" w:rsidR="00F012CA" w:rsidRDefault="00F012CA">
            <w:pPr>
              <w:jc w:val="center"/>
              <w:rPr>
                <w:rFonts w:ascii="Calibri" w:hAnsi="Calibri"/>
              </w:rPr>
            </w:pPr>
          </w:p>
        </w:tc>
        <w:tc>
          <w:tcPr>
            <w:tcW w:w="567" w:type="dxa"/>
            <w:vAlign w:val="center"/>
          </w:tcPr>
          <w:p w14:paraId="1A441BB5" w14:textId="77777777" w:rsidR="00F012CA" w:rsidRDefault="00F012CA">
            <w:pPr>
              <w:jc w:val="center"/>
              <w:rPr>
                <w:rFonts w:ascii="Calibri" w:hAnsi="Calibri"/>
              </w:rPr>
            </w:pPr>
          </w:p>
        </w:tc>
        <w:tc>
          <w:tcPr>
            <w:tcW w:w="567" w:type="dxa"/>
            <w:vAlign w:val="center"/>
          </w:tcPr>
          <w:p w14:paraId="41E7AAEC" w14:textId="77777777" w:rsidR="00F012CA" w:rsidRDefault="00F012CA">
            <w:pPr>
              <w:jc w:val="center"/>
              <w:rPr>
                <w:rFonts w:ascii="Calibri" w:hAnsi="Calibri"/>
              </w:rPr>
            </w:pPr>
          </w:p>
        </w:tc>
        <w:tc>
          <w:tcPr>
            <w:tcW w:w="567" w:type="dxa"/>
            <w:vAlign w:val="center"/>
          </w:tcPr>
          <w:p w14:paraId="6F94F41A" w14:textId="77777777" w:rsidR="00F012CA" w:rsidRDefault="00F012CA">
            <w:pPr>
              <w:jc w:val="center"/>
              <w:rPr>
                <w:rFonts w:ascii="Calibri" w:hAnsi="Calibri"/>
              </w:rPr>
            </w:pPr>
          </w:p>
        </w:tc>
      </w:tr>
      <w:tr w:rsidR="00F012CA" w14:paraId="2DC7CF46" w14:textId="77777777">
        <w:trPr>
          <w:trHeight w:val="423"/>
          <w:jc w:val="center"/>
        </w:trPr>
        <w:tc>
          <w:tcPr>
            <w:tcW w:w="2196" w:type="dxa"/>
            <w:vAlign w:val="center"/>
          </w:tcPr>
          <w:p w14:paraId="0FA6D65A" w14:textId="77777777" w:rsidR="00F012CA" w:rsidRDefault="002E62EA">
            <w:pPr>
              <w:jc w:val="center"/>
              <w:rPr>
                <w:rFonts w:ascii="Calibri" w:hAnsi="Calibri"/>
                <w:b/>
                <w:bCs/>
              </w:rPr>
            </w:pPr>
            <w:r>
              <w:rPr>
                <w:rFonts w:ascii="Calibri" w:hAnsi="Calibri" w:hint="eastAsia"/>
                <w:b/>
                <w:bCs/>
              </w:rPr>
              <w:t>用户登录</w:t>
            </w:r>
          </w:p>
        </w:tc>
        <w:tc>
          <w:tcPr>
            <w:tcW w:w="531" w:type="dxa"/>
            <w:vAlign w:val="center"/>
          </w:tcPr>
          <w:p w14:paraId="0E79F48B" w14:textId="77777777" w:rsidR="00F012CA" w:rsidRDefault="00F012CA">
            <w:pPr>
              <w:jc w:val="center"/>
              <w:rPr>
                <w:rFonts w:ascii="Calibri" w:hAnsi="Calibri"/>
              </w:rPr>
            </w:pPr>
          </w:p>
        </w:tc>
        <w:tc>
          <w:tcPr>
            <w:tcW w:w="568" w:type="dxa"/>
            <w:vAlign w:val="center"/>
          </w:tcPr>
          <w:p w14:paraId="77A734A9" w14:textId="77777777" w:rsidR="00F012CA" w:rsidRDefault="002E62EA">
            <w:pPr>
              <w:jc w:val="center"/>
              <w:rPr>
                <w:rFonts w:ascii="Calibri" w:hAnsi="Calibri"/>
              </w:rPr>
            </w:pPr>
            <w:r>
              <w:rPr>
                <w:rFonts w:ascii="Calibri" w:hAnsi="Calibri" w:hint="eastAsia"/>
              </w:rPr>
              <w:t>√</w:t>
            </w:r>
          </w:p>
        </w:tc>
        <w:tc>
          <w:tcPr>
            <w:tcW w:w="567" w:type="dxa"/>
            <w:vAlign w:val="center"/>
          </w:tcPr>
          <w:p w14:paraId="649C3220" w14:textId="77777777" w:rsidR="00F012CA" w:rsidRDefault="00F012CA">
            <w:pPr>
              <w:jc w:val="center"/>
              <w:rPr>
                <w:rFonts w:ascii="Calibri" w:hAnsi="Calibri"/>
              </w:rPr>
            </w:pPr>
          </w:p>
        </w:tc>
        <w:tc>
          <w:tcPr>
            <w:tcW w:w="567" w:type="dxa"/>
            <w:vAlign w:val="center"/>
          </w:tcPr>
          <w:p w14:paraId="573BE3D8" w14:textId="77777777" w:rsidR="00F012CA" w:rsidRDefault="00F012CA">
            <w:pPr>
              <w:jc w:val="center"/>
              <w:rPr>
                <w:rFonts w:ascii="Calibri" w:hAnsi="Calibri"/>
              </w:rPr>
            </w:pPr>
          </w:p>
        </w:tc>
        <w:tc>
          <w:tcPr>
            <w:tcW w:w="567" w:type="dxa"/>
            <w:vAlign w:val="center"/>
          </w:tcPr>
          <w:p w14:paraId="2FA0B6BA" w14:textId="77777777" w:rsidR="00F012CA" w:rsidRDefault="00F012CA">
            <w:pPr>
              <w:jc w:val="center"/>
              <w:rPr>
                <w:rFonts w:ascii="Calibri" w:hAnsi="Calibri"/>
              </w:rPr>
            </w:pPr>
          </w:p>
        </w:tc>
        <w:tc>
          <w:tcPr>
            <w:tcW w:w="567" w:type="dxa"/>
            <w:vAlign w:val="center"/>
          </w:tcPr>
          <w:p w14:paraId="438ECE91" w14:textId="77777777" w:rsidR="00F012CA" w:rsidRDefault="00F012CA">
            <w:pPr>
              <w:jc w:val="center"/>
              <w:rPr>
                <w:rFonts w:ascii="Calibri" w:hAnsi="Calibri"/>
              </w:rPr>
            </w:pPr>
          </w:p>
        </w:tc>
        <w:tc>
          <w:tcPr>
            <w:tcW w:w="567" w:type="dxa"/>
            <w:vAlign w:val="center"/>
          </w:tcPr>
          <w:p w14:paraId="58977813" w14:textId="77777777" w:rsidR="00F012CA" w:rsidRDefault="00F012CA">
            <w:pPr>
              <w:jc w:val="center"/>
              <w:rPr>
                <w:rFonts w:ascii="Calibri" w:hAnsi="Calibri"/>
              </w:rPr>
            </w:pPr>
          </w:p>
        </w:tc>
        <w:tc>
          <w:tcPr>
            <w:tcW w:w="567" w:type="dxa"/>
            <w:vAlign w:val="center"/>
          </w:tcPr>
          <w:p w14:paraId="45E66438" w14:textId="77777777" w:rsidR="00F012CA" w:rsidRDefault="00F012CA">
            <w:pPr>
              <w:jc w:val="center"/>
              <w:rPr>
                <w:rFonts w:ascii="Calibri" w:hAnsi="Calibri"/>
              </w:rPr>
            </w:pPr>
          </w:p>
        </w:tc>
        <w:tc>
          <w:tcPr>
            <w:tcW w:w="567" w:type="dxa"/>
            <w:vAlign w:val="center"/>
          </w:tcPr>
          <w:p w14:paraId="329F80BA" w14:textId="77777777" w:rsidR="00F012CA" w:rsidRDefault="00F012CA">
            <w:pPr>
              <w:jc w:val="center"/>
              <w:rPr>
                <w:rFonts w:ascii="Calibri" w:hAnsi="Calibri"/>
              </w:rPr>
            </w:pPr>
          </w:p>
        </w:tc>
        <w:tc>
          <w:tcPr>
            <w:tcW w:w="567" w:type="dxa"/>
            <w:vAlign w:val="center"/>
          </w:tcPr>
          <w:p w14:paraId="2C1A24E1" w14:textId="77777777" w:rsidR="00F012CA" w:rsidRDefault="00F012CA">
            <w:pPr>
              <w:jc w:val="center"/>
              <w:rPr>
                <w:rFonts w:ascii="Calibri" w:hAnsi="Calibri"/>
              </w:rPr>
            </w:pPr>
          </w:p>
        </w:tc>
        <w:tc>
          <w:tcPr>
            <w:tcW w:w="567" w:type="dxa"/>
            <w:vAlign w:val="center"/>
          </w:tcPr>
          <w:p w14:paraId="0205A641" w14:textId="77777777" w:rsidR="00F012CA" w:rsidRDefault="00F012CA">
            <w:pPr>
              <w:jc w:val="center"/>
              <w:rPr>
                <w:rFonts w:ascii="Calibri" w:hAnsi="Calibri"/>
              </w:rPr>
            </w:pPr>
          </w:p>
        </w:tc>
      </w:tr>
      <w:tr w:rsidR="00F012CA" w14:paraId="70CF1D63" w14:textId="77777777">
        <w:trPr>
          <w:trHeight w:val="401"/>
          <w:jc w:val="center"/>
        </w:trPr>
        <w:tc>
          <w:tcPr>
            <w:tcW w:w="2196" w:type="dxa"/>
            <w:vAlign w:val="center"/>
          </w:tcPr>
          <w:p w14:paraId="65678B18" w14:textId="1A8FBF1C" w:rsidR="00F012CA" w:rsidRDefault="002E62EA">
            <w:pPr>
              <w:jc w:val="center"/>
              <w:rPr>
                <w:rFonts w:ascii="Calibri" w:hAnsi="Calibri"/>
                <w:b/>
                <w:bCs/>
              </w:rPr>
            </w:pPr>
            <w:r>
              <w:rPr>
                <w:rFonts w:ascii="Calibri" w:hAnsi="Calibri" w:hint="eastAsia"/>
                <w:b/>
                <w:bCs/>
              </w:rPr>
              <w:t>用户</w:t>
            </w:r>
            <w:r w:rsidR="006B5B08">
              <w:rPr>
                <w:rFonts w:ascii="Calibri" w:hAnsi="Calibri" w:hint="eastAsia"/>
                <w:b/>
                <w:bCs/>
              </w:rPr>
              <w:t>中心</w:t>
            </w:r>
          </w:p>
        </w:tc>
        <w:tc>
          <w:tcPr>
            <w:tcW w:w="531" w:type="dxa"/>
            <w:vAlign w:val="center"/>
          </w:tcPr>
          <w:p w14:paraId="50500051" w14:textId="77777777" w:rsidR="00F012CA" w:rsidRDefault="00F012CA">
            <w:pPr>
              <w:jc w:val="center"/>
              <w:rPr>
                <w:rFonts w:ascii="Calibri" w:hAnsi="Calibri"/>
              </w:rPr>
            </w:pPr>
          </w:p>
        </w:tc>
        <w:tc>
          <w:tcPr>
            <w:tcW w:w="568" w:type="dxa"/>
            <w:vAlign w:val="center"/>
          </w:tcPr>
          <w:p w14:paraId="28291325" w14:textId="77777777" w:rsidR="00F012CA" w:rsidRDefault="00F012CA">
            <w:pPr>
              <w:jc w:val="center"/>
              <w:rPr>
                <w:rFonts w:ascii="Calibri" w:hAnsi="Calibri"/>
              </w:rPr>
            </w:pPr>
          </w:p>
        </w:tc>
        <w:tc>
          <w:tcPr>
            <w:tcW w:w="567" w:type="dxa"/>
            <w:vAlign w:val="center"/>
          </w:tcPr>
          <w:p w14:paraId="4AD0459D" w14:textId="77777777" w:rsidR="00F012CA" w:rsidRDefault="002E62EA">
            <w:pPr>
              <w:jc w:val="center"/>
              <w:rPr>
                <w:rFonts w:ascii="Calibri" w:hAnsi="Calibri"/>
              </w:rPr>
            </w:pPr>
            <w:r>
              <w:rPr>
                <w:rFonts w:ascii="Calibri" w:hAnsi="Calibri" w:hint="eastAsia"/>
              </w:rPr>
              <w:t>√</w:t>
            </w:r>
          </w:p>
        </w:tc>
        <w:tc>
          <w:tcPr>
            <w:tcW w:w="567" w:type="dxa"/>
            <w:vAlign w:val="center"/>
          </w:tcPr>
          <w:p w14:paraId="330B6357" w14:textId="77777777" w:rsidR="00F012CA" w:rsidRDefault="00F012CA">
            <w:pPr>
              <w:jc w:val="center"/>
              <w:rPr>
                <w:rFonts w:ascii="Calibri" w:hAnsi="Calibri"/>
              </w:rPr>
            </w:pPr>
          </w:p>
        </w:tc>
        <w:tc>
          <w:tcPr>
            <w:tcW w:w="567" w:type="dxa"/>
            <w:vAlign w:val="center"/>
          </w:tcPr>
          <w:p w14:paraId="56EEC923" w14:textId="77777777" w:rsidR="00F012CA" w:rsidRDefault="00F012CA">
            <w:pPr>
              <w:jc w:val="center"/>
              <w:rPr>
                <w:rFonts w:ascii="Calibri" w:hAnsi="Calibri"/>
              </w:rPr>
            </w:pPr>
          </w:p>
        </w:tc>
        <w:tc>
          <w:tcPr>
            <w:tcW w:w="567" w:type="dxa"/>
            <w:vAlign w:val="center"/>
          </w:tcPr>
          <w:p w14:paraId="21A716F6" w14:textId="77777777" w:rsidR="00F012CA" w:rsidRDefault="00F012CA">
            <w:pPr>
              <w:jc w:val="center"/>
              <w:rPr>
                <w:rFonts w:ascii="Calibri" w:hAnsi="Calibri"/>
              </w:rPr>
            </w:pPr>
          </w:p>
        </w:tc>
        <w:tc>
          <w:tcPr>
            <w:tcW w:w="567" w:type="dxa"/>
            <w:vAlign w:val="center"/>
          </w:tcPr>
          <w:p w14:paraId="2228ADA4" w14:textId="77777777" w:rsidR="00F012CA" w:rsidRDefault="00F012CA">
            <w:pPr>
              <w:jc w:val="center"/>
              <w:rPr>
                <w:rFonts w:ascii="Calibri" w:hAnsi="Calibri"/>
              </w:rPr>
            </w:pPr>
          </w:p>
        </w:tc>
        <w:tc>
          <w:tcPr>
            <w:tcW w:w="567" w:type="dxa"/>
            <w:vAlign w:val="center"/>
          </w:tcPr>
          <w:p w14:paraId="0D9A30FE" w14:textId="77777777" w:rsidR="00F012CA" w:rsidRDefault="00F012CA">
            <w:pPr>
              <w:jc w:val="center"/>
              <w:rPr>
                <w:rFonts w:ascii="Calibri" w:hAnsi="Calibri"/>
              </w:rPr>
            </w:pPr>
          </w:p>
        </w:tc>
        <w:tc>
          <w:tcPr>
            <w:tcW w:w="567" w:type="dxa"/>
            <w:vAlign w:val="center"/>
          </w:tcPr>
          <w:p w14:paraId="6F562D87" w14:textId="77777777" w:rsidR="00F012CA" w:rsidRDefault="00F012CA">
            <w:pPr>
              <w:jc w:val="center"/>
              <w:rPr>
                <w:rFonts w:ascii="Calibri" w:hAnsi="Calibri"/>
              </w:rPr>
            </w:pPr>
          </w:p>
        </w:tc>
        <w:tc>
          <w:tcPr>
            <w:tcW w:w="567" w:type="dxa"/>
            <w:vAlign w:val="center"/>
          </w:tcPr>
          <w:p w14:paraId="581D8928" w14:textId="77777777" w:rsidR="00F012CA" w:rsidRDefault="00F012CA">
            <w:pPr>
              <w:jc w:val="center"/>
              <w:rPr>
                <w:rFonts w:ascii="Calibri" w:hAnsi="Calibri"/>
              </w:rPr>
            </w:pPr>
          </w:p>
        </w:tc>
        <w:tc>
          <w:tcPr>
            <w:tcW w:w="567" w:type="dxa"/>
            <w:vAlign w:val="center"/>
          </w:tcPr>
          <w:p w14:paraId="002399C7" w14:textId="1A765990" w:rsidR="00F012CA" w:rsidRDefault="006B5B08">
            <w:pPr>
              <w:jc w:val="center"/>
              <w:rPr>
                <w:rFonts w:ascii="Calibri" w:hAnsi="Calibri"/>
              </w:rPr>
            </w:pPr>
            <w:r>
              <w:rPr>
                <w:rFonts w:ascii="Calibri" w:hAnsi="Calibri" w:hint="eastAsia"/>
              </w:rPr>
              <w:t>√</w:t>
            </w:r>
          </w:p>
        </w:tc>
      </w:tr>
      <w:tr w:rsidR="00F012CA" w14:paraId="3D8F2D45" w14:textId="77777777">
        <w:trPr>
          <w:trHeight w:val="401"/>
          <w:jc w:val="center"/>
        </w:trPr>
        <w:tc>
          <w:tcPr>
            <w:tcW w:w="2196" w:type="dxa"/>
            <w:vAlign w:val="center"/>
          </w:tcPr>
          <w:p w14:paraId="54A764B6" w14:textId="5F029971" w:rsidR="00F012CA" w:rsidRDefault="006B5B08">
            <w:pPr>
              <w:jc w:val="center"/>
              <w:rPr>
                <w:rFonts w:ascii="Calibri" w:hAnsi="Calibri"/>
                <w:b/>
                <w:bCs/>
              </w:rPr>
            </w:pPr>
            <w:r>
              <w:rPr>
                <w:rFonts w:ascii="Calibri" w:hAnsi="Calibri" w:hint="eastAsia"/>
                <w:b/>
                <w:bCs/>
              </w:rPr>
              <w:t>分类模块</w:t>
            </w:r>
          </w:p>
        </w:tc>
        <w:tc>
          <w:tcPr>
            <w:tcW w:w="531" w:type="dxa"/>
            <w:vAlign w:val="center"/>
          </w:tcPr>
          <w:p w14:paraId="34CF8B2F" w14:textId="77777777" w:rsidR="00F012CA" w:rsidRDefault="00F012CA">
            <w:pPr>
              <w:jc w:val="center"/>
              <w:rPr>
                <w:rFonts w:ascii="Calibri" w:hAnsi="Calibri"/>
              </w:rPr>
            </w:pPr>
          </w:p>
        </w:tc>
        <w:tc>
          <w:tcPr>
            <w:tcW w:w="568" w:type="dxa"/>
            <w:vAlign w:val="center"/>
          </w:tcPr>
          <w:p w14:paraId="191B6796" w14:textId="77777777" w:rsidR="00F012CA" w:rsidRDefault="00F012CA">
            <w:pPr>
              <w:jc w:val="center"/>
              <w:rPr>
                <w:rFonts w:ascii="Calibri" w:hAnsi="Calibri"/>
              </w:rPr>
            </w:pPr>
          </w:p>
        </w:tc>
        <w:tc>
          <w:tcPr>
            <w:tcW w:w="567" w:type="dxa"/>
            <w:vAlign w:val="center"/>
          </w:tcPr>
          <w:p w14:paraId="4B61B358" w14:textId="77777777" w:rsidR="00F012CA" w:rsidRDefault="00F012CA">
            <w:pPr>
              <w:jc w:val="center"/>
              <w:rPr>
                <w:rFonts w:ascii="Calibri" w:hAnsi="Calibri"/>
              </w:rPr>
            </w:pPr>
          </w:p>
        </w:tc>
        <w:tc>
          <w:tcPr>
            <w:tcW w:w="567" w:type="dxa"/>
            <w:vAlign w:val="center"/>
          </w:tcPr>
          <w:p w14:paraId="7E2A063D" w14:textId="01C5701A" w:rsidR="00F012CA" w:rsidRDefault="00F012CA">
            <w:pPr>
              <w:jc w:val="center"/>
              <w:rPr>
                <w:rFonts w:ascii="Calibri" w:hAnsi="Calibri"/>
              </w:rPr>
            </w:pPr>
          </w:p>
        </w:tc>
        <w:tc>
          <w:tcPr>
            <w:tcW w:w="567" w:type="dxa"/>
            <w:vAlign w:val="center"/>
          </w:tcPr>
          <w:p w14:paraId="2D3E591C" w14:textId="77777777" w:rsidR="00F012CA" w:rsidRDefault="00F012CA">
            <w:pPr>
              <w:jc w:val="center"/>
              <w:rPr>
                <w:rFonts w:ascii="Calibri" w:hAnsi="Calibri"/>
              </w:rPr>
            </w:pPr>
          </w:p>
        </w:tc>
        <w:tc>
          <w:tcPr>
            <w:tcW w:w="567" w:type="dxa"/>
            <w:vAlign w:val="center"/>
          </w:tcPr>
          <w:p w14:paraId="4BED3FE4" w14:textId="77777777" w:rsidR="00F012CA" w:rsidRDefault="00F012CA">
            <w:pPr>
              <w:jc w:val="center"/>
              <w:rPr>
                <w:rFonts w:ascii="Calibri" w:hAnsi="Calibri"/>
              </w:rPr>
            </w:pPr>
          </w:p>
        </w:tc>
        <w:tc>
          <w:tcPr>
            <w:tcW w:w="567" w:type="dxa"/>
            <w:vAlign w:val="center"/>
          </w:tcPr>
          <w:p w14:paraId="67B8FAEC" w14:textId="77777777" w:rsidR="00F012CA" w:rsidRDefault="00F012CA">
            <w:pPr>
              <w:jc w:val="center"/>
              <w:rPr>
                <w:rFonts w:ascii="Calibri" w:hAnsi="Calibri"/>
              </w:rPr>
            </w:pPr>
          </w:p>
        </w:tc>
        <w:tc>
          <w:tcPr>
            <w:tcW w:w="567" w:type="dxa"/>
            <w:vAlign w:val="center"/>
          </w:tcPr>
          <w:p w14:paraId="3E7F1B8E" w14:textId="0E6A4614" w:rsidR="00F012CA" w:rsidRDefault="00F012CA">
            <w:pPr>
              <w:jc w:val="center"/>
              <w:rPr>
                <w:rFonts w:ascii="Calibri" w:hAnsi="Calibri"/>
              </w:rPr>
            </w:pPr>
          </w:p>
        </w:tc>
        <w:tc>
          <w:tcPr>
            <w:tcW w:w="567" w:type="dxa"/>
            <w:vAlign w:val="center"/>
          </w:tcPr>
          <w:p w14:paraId="2D50FF0A" w14:textId="77777777" w:rsidR="00F012CA" w:rsidRDefault="00F012CA">
            <w:pPr>
              <w:jc w:val="center"/>
              <w:rPr>
                <w:rFonts w:ascii="Calibri" w:hAnsi="Calibri"/>
              </w:rPr>
            </w:pPr>
          </w:p>
        </w:tc>
        <w:tc>
          <w:tcPr>
            <w:tcW w:w="567" w:type="dxa"/>
            <w:vAlign w:val="center"/>
          </w:tcPr>
          <w:p w14:paraId="1754DE0E" w14:textId="1E0F1C53" w:rsidR="00F012CA" w:rsidRDefault="006B5B08">
            <w:pPr>
              <w:jc w:val="center"/>
              <w:rPr>
                <w:rFonts w:ascii="Calibri" w:hAnsi="Calibri"/>
              </w:rPr>
            </w:pPr>
            <w:r>
              <w:rPr>
                <w:rFonts w:ascii="Calibri" w:hAnsi="Calibri" w:hint="eastAsia"/>
              </w:rPr>
              <w:t>√</w:t>
            </w:r>
          </w:p>
        </w:tc>
        <w:tc>
          <w:tcPr>
            <w:tcW w:w="567" w:type="dxa"/>
            <w:vAlign w:val="center"/>
          </w:tcPr>
          <w:p w14:paraId="2DD77423" w14:textId="77777777" w:rsidR="00F012CA" w:rsidRDefault="00F012CA">
            <w:pPr>
              <w:jc w:val="center"/>
              <w:rPr>
                <w:rFonts w:ascii="Calibri" w:hAnsi="Calibri"/>
              </w:rPr>
            </w:pPr>
          </w:p>
        </w:tc>
      </w:tr>
      <w:tr w:rsidR="00F012CA" w14:paraId="3E2991F4" w14:textId="77777777">
        <w:trPr>
          <w:trHeight w:val="406"/>
          <w:jc w:val="center"/>
        </w:trPr>
        <w:tc>
          <w:tcPr>
            <w:tcW w:w="2196" w:type="dxa"/>
            <w:vAlign w:val="center"/>
          </w:tcPr>
          <w:p w14:paraId="38C87FA4" w14:textId="0B6087AE" w:rsidR="00F012CA" w:rsidRDefault="006B5B08">
            <w:pPr>
              <w:jc w:val="center"/>
              <w:rPr>
                <w:rFonts w:ascii="Calibri" w:hAnsi="Calibri"/>
                <w:b/>
                <w:bCs/>
              </w:rPr>
            </w:pPr>
            <w:r>
              <w:rPr>
                <w:rFonts w:ascii="Calibri" w:hAnsi="Calibri" w:hint="eastAsia"/>
                <w:b/>
                <w:bCs/>
              </w:rPr>
              <w:t>诗词模块</w:t>
            </w:r>
          </w:p>
        </w:tc>
        <w:tc>
          <w:tcPr>
            <w:tcW w:w="531" w:type="dxa"/>
            <w:vAlign w:val="center"/>
          </w:tcPr>
          <w:p w14:paraId="7ED58CAB" w14:textId="77777777" w:rsidR="00F012CA" w:rsidRDefault="00F012CA">
            <w:pPr>
              <w:jc w:val="center"/>
              <w:rPr>
                <w:rFonts w:ascii="Calibri" w:hAnsi="Calibri"/>
              </w:rPr>
            </w:pPr>
          </w:p>
        </w:tc>
        <w:tc>
          <w:tcPr>
            <w:tcW w:w="568" w:type="dxa"/>
            <w:vAlign w:val="center"/>
          </w:tcPr>
          <w:p w14:paraId="61827102" w14:textId="77777777" w:rsidR="00F012CA" w:rsidRDefault="00F012CA">
            <w:pPr>
              <w:jc w:val="center"/>
              <w:rPr>
                <w:rFonts w:ascii="Calibri" w:hAnsi="Calibri"/>
              </w:rPr>
            </w:pPr>
          </w:p>
        </w:tc>
        <w:tc>
          <w:tcPr>
            <w:tcW w:w="567" w:type="dxa"/>
            <w:vAlign w:val="center"/>
          </w:tcPr>
          <w:p w14:paraId="6436415A" w14:textId="77777777" w:rsidR="00F012CA" w:rsidRDefault="00F012CA">
            <w:pPr>
              <w:jc w:val="center"/>
              <w:rPr>
                <w:rFonts w:ascii="Calibri" w:hAnsi="Calibri"/>
              </w:rPr>
            </w:pPr>
          </w:p>
        </w:tc>
        <w:tc>
          <w:tcPr>
            <w:tcW w:w="567" w:type="dxa"/>
            <w:vAlign w:val="center"/>
          </w:tcPr>
          <w:p w14:paraId="1075FB8E" w14:textId="1141C986" w:rsidR="00F012CA" w:rsidRDefault="006B5B08">
            <w:pPr>
              <w:jc w:val="center"/>
              <w:rPr>
                <w:rFonts w:ascii="Calibri" w:hAnsi="Calibri"/>
              </w:rPr>
            </w:pPr>
            <w:r>
              <w:rPr>
                <w:rFonts w:ascii="Calibri" w:hAnsi="Calibri" w:hint="eastAsia"/>
              </w:rPr>
              <w:t>√</w:t>
            </w:r>
          </w:p>
        </w:tc>
        <w:tc>
          <w:tcPr>
            <w:tcW w:w="567" w:type="dxa"/>
            <w:vAlign w:val="center"/>
          </w:tcPr>
          <w:p w14:paraId="1940329B" w14:textId="77777777" w:rsidR="00F012CA" w:rsidRDefault="002E62EA">
            <w:pPr>
              <w:jc w:val="center"/>
              <w:rPr>
                <w:rFonts w:ascii="Calibri" w:hAnsi="Calibri"/>
              </w:rPr>
            </w:pPr>
            <w:r>
              <w:rPr>
                <w:rFonts w:ascii="Calibri" w:hAnsi="Calibri" w:hint="eastAsia"/>
              </w:rPr>
              <w:t>√</w:t>
            </w:r>
          </w:p>
        </w:tc>
        <w:tc>
          <w:tcPr>
            <w:tcW w:w="567" w:type="dxa"/>
            <w:vAlign w:val="center"/>
          </w:tcPr>
          <w:p w14:paraId="4EE22ABE" w14:textId="77777777" w:rsidR="00F012CA" w:rsidRDefault="002E62EA">
            <w:pPr>
              <w:jc w:val="center"/>
              <w:rPr>
                <w:rFonts w:ascii="Calibri" w:hAnsi="Calibri"/>
              </w:rPr>
            </w:pPr>
            <w:r>
              <w:rPr>
                <w:rFonts w:ascii="Calibri" w:hAnsi="Calibri" w:hint="eastAsia"/>
              </w:rPr>
              <w:t>√</w:t>
            </w:r>
          </w:p>
        </w:tc>
        <w:tc>
          <w:tcPr>
            <w:tcW w:w="567" w:type="dxa"/>
            <w:vAlign w:val="center"/>
          </w:tcPr>
          <w:p w14:paraId="558E8AF9" w14:textId="23DCCCB5" w:rsidR="00F012CA" w:rsidRDefault="00F012CA">
            <w:pPr>
              <w:jc w:val="center"/>
              <w:rPr>
                <w:rFonts w:ascii="Calibri" w:hAnsi="Calibri"/>
              </w:rPr>
            </w:pPr>
          </w:p>
        </w:tc>
        <w:tc>
          <w:tcPr>
            <w:tcW w:w="567" w:type="dxa"/>
            <w:vAlign w:val="center"/>
          </w:tcPr>
          <w:p w14:paraId="58764507" w14:textId="68A609FA" w:rsidR="00F012CA" w:rsidRDefault="00F012CA">
            <w:pPr>
              <w:jc w:val="center"/>
              <w:rPr>
                <w:rFonts w:ascii="Calibri" w:hAnsi="Calibri"/>
              </w:rPr>
            </w:pPr>
          </w:p>
        </w:tc>
        <w:tc>
          <w:tcPr>
            <w:tcW w:w="567" w:type="dxa"/>
            <w:vAlign w:val="center"/>
          </w:tcPr>
          <w:p w14:paraId="4C42FDD3" w14:textId="44D9ADF0" w:rsidR="00F012CA" w:rsidRDefault="00F012CA">
            <w:pPr>
              <w:jc w:val="center"/>
              <w:rPr>
                <w:rFonts w:ascii="Calibri" w:hAnsi="Calibri"/>
              </w:rPr>
            </w:pPr>
          </w:p>
        </w:tc>
        <w:tc>
          <w:tcPr>
            <w:tcW w:w="567" w:type="dxa"/>
            <w:vAlign w:val="center"/>
          </w:tcPr>
          <w:p w14:paraId="41107127" w14:textId="77777777" w:rsidR="00F012CA" w:rsidRDefault="00F012CA">
            <w:pPr>
              <w:jc w:val="center"/>
              <w:rPr>
                <w:rFonts w:ascii="Calibri" w:hAnsi="Calibri"/>
              </w:rPr>
            </w:pPr>
          </w:p>
        </w:tc>
        <w:tc>
          <w:tcPr>
            <w:tcW w:w="567" w:type="dxa"/>
            <w:vAlign w:val="center"/>
          </w:tcPr>
          <w:p w14:paraId="2ED1B56B" w14:textId="77777777" w:rsidR="00F012CA" w:rsidRDefault="00F012CA">
            <w:pPr>
              <w:jc w:val="center"/>
              <w:rPr>
                <w:rFonts w:ascii="Calibri" w:hAnsi="Calibri"/>
              </w:rPr>
            </w:pPr>
          </w:p>
        </w:tc>
      </w:tr>
      <w:tr w:rsidR="00F012CA" w14:paraId="5F9ED319" w14:textId="77777777">
        <w:trPr>
          <w:trHeight w:val="427"/>
          <w:jc w:val="center"/>
        </w:trPr>
        <w:tc>
          <w:tcPr>
            <w:tcW w:w="2196" w:type="dxa"/>
            <w:vAlign w:val="center"/>
          </w:tcPr>
          <w:p w14:paraId="5BD10D70" w14:textId="0BDD3F97" w:rsidR="00F012CA" w:rsidRDefault="006B5B08">
            <w:pPr>
              <w:jc w:val="center"/>
              <w:rPr>
                <w:rFonts w:ascii="Calibri" w:hAnsi="Calibri"/>
                <w:b/>
                <w:bCs/>
              </w:rPr>
            </w:pPr>
            <w:r>
              <w:rPr>
                <w:rFonts w:ascii="Calibri" w:hAnsi="Calibri" w:hint="eastAsia"/>
                <w:b/>
                <w:bCs/>
              </w:rPr>
              <w:t>趣味模块</w:t>
            </w:r>
          </w:p>
        </w:tc>
        <w:tc>
          <w:tcPr>
            <w:tcW w:w="531" w:type="dxa"/>
            <w:vAlign w:val="center"/>
          </w:tcPr>
          <w:p w14:paraId="7DFD6CAF" w14:textId="77777777" w:rsidR="00F012CA" w:rsidRDefault="00F012CA">
            <w:pPr>
              <w:jc w:val="center"/>
              <w:rPr>
                <w:rFonts w:ascii="Calibri" w:hAnsi="Calibri"/>
              </w:rPr>
            </w:pPr>
          </w:p>
        </w:tc>
        <w:tc>
          <w:tcPr>
            <w:tcW w:w="568" w:type="dxa"/>
            <w:vAlign w:val="center"/>
          </w:tcPr>
          <w:p w14:paraId="7E3F5E19" w14:textId="77777777" w:rsidR="00F012CA" w:rsidRDefault="00F012CA">
            <w:pPr>
              <w:jc w:val="center"/>
              <w:rPr>
                <w:rFonts w:ascii="Calibri" w:hAnsi="Calibri"/>
              </w:rPr>
            </w:pPr>
          </w:p>
        </w:tc>
        <w:tc>
          <w:tcPr>
            <w:tcW w:w="567" w:type="dxa"/>
            <w:vAlign w:val="center"/>
          </w:tcPr>
          <w:p w14:paraId="6009CDE8" w14:textId="77777777" w:rsidR="00F012CA" w:rsidRDefault="00F012CA">
            <w:pPr>
              <w:jc w:val="center"/>
              <w:rPr>
                <w:rFonts w:ascii="Calibri" w:hAnsi="Calibri"/>
              </w:rPr>
            </w:pPr>
          </w:p>
        </w:tc>
        <w:tc>
          <w:tcPr>
            <w:tcW w:w="567" w:type="dxa"/>
            <w:vAlign w:val="center"/>
          </w:tcPr>
          <w:p w14:paraId="732D1B9D" w14:textId="77777777" w:rsidR="00F012CA" w:rsidRDefault="00F012CA">
            <w:pPr>
              <w:jc w:val="center"/>
              <w:rPr>
                <w:rFonts w:ascii="Calibri" w:hAnsi="Calibri"/>
              </w:rPr>
            </w:pPr>
          </w:p>
        </w:tc>
        <w:tc>
          <w:tcPr>
            <w:tcW w:w="567" w:type="dxa"/>
            <w:vAlign w:val="center"/>
          </w:tcPr>
          <w:p w14:paraId="24894A2D" w14:textId="77777777" w:rsidR="00F012CA" w:rsidRDefault="00F012CA">
            <w:pPr>
              <w:jc w:val="center"/>
              <w:rPr>
                <w:rFonts w:ascii="Calibri" w:hAnsi="Calibri"/>
              </w:rPr>
            </w:pPr>
          </w:p>
        </w:tc>
        <w:tc>
          <w:tcPr>
            <w:tcW w:w="567" w:type="dxa"/>
            <w:vAlign w:val="center"/>
          </w:tcPr>
          <w:p w14:paraId="41EF68CE" w14:textId="77777777" w:rsidR="00F012CA" w:rsidRDefault="00F012CA">
            <w:pPr>
              <w:jc w:val="center"/>
              <w:rPr>
                <w:rFonts w:ascii="Calibri" w:hAnsi="Calibri"/>
              </w:rPr>
            </w:pPr>
          </w:p>
        </w:tc>
        <w:tc>
          <w:tcPr>
            <w:tcW w:w="567" w:type="dxa"/>
            <w:vAlign w:val="center"/>
          </w:tcPr>
          <w:p w14:paraId="1894731E" w14:textId="41DD4305" w:rsidR="00F012CA" w:rsidRDefault="006B5B08">
            <w:pPr>
              <w:jc w:val="center"/>
              <w:rPr>
                <w:rFonts w:ascii="Calibri" w:hAnsi="Calibri"/>
              </w:rPr>
            </w:pPr>
            <w:r>
              <w:rPr>
                <w:rFonts w:ascii="Calibri" w:hAnsi="Calibri" w:hint="eastAsia"/>
              </w:rPr>
              <w:t>√</w:t>
            </w:r>
          </w:p>
        </w:tc>
        <w:tc>
          <w:tcPr>
            <w:tcW w:w="567" w:type="dxa"/>
            <w:vAlign w:val="center"/>
          </w:tcPr>
          <w:p w14:paraId="1210F5EE" w14:textId="6060F560" w:rsidR="00F012CA" w:rsidRDefault="006B5B08">
            <w:pPr>
              <w:jc w:val="center"/>
              <w:rPr>
                <w:rFonts w:ascii="Calibri" w:hAnsi="Calibri"/>
              </w:rPr>
            </w:pPr>
            <w:r>
              <w:rPr>
                <w:rFonts w:ascii="Calibri" w:hAnsi="Calibri" w:hint="eastAsia"/>
              </w:rPr>
              <w:t>√</w:t>
            </w:r>
          </w:p>
        </w:tc>
        <w:tc>
          <w:tcPr>
            <w:tcW w:w="567" w:type="dxa"/>
            <w:vAlign w:val="center"/>
          </w:tcPr>
          <w:p w14:paraId="2FB76F7F" w14:textId="02B2468F" w:rsidR="00F012CA" w:rsidRDefault="006B5B08">
            <w:pPr>
              <w:jc w:val="center"/>
              <w:rPr>
                <w:rFonts w:ascii="Calibri" w:hAnsi="Calibri"/>
              </w:rPr>
            </w:pPr>
            <w:r>
              <w:rPr>
                <w:rFonts w:ascii="Calibri" w:hAnsi="Calibri" w:hint="eastAsia"/>
              </w:rPr>
              <w:t>√</w:t>
            </w:r>
          </w:p>
        </w:tc>
        <w:tc>
          <w:tcPr>
            <w:tcW w:w="567" w:type="dxa"/>
            <w:vAlign w:val="center"/>
          </w:tcPr>
          <w:p w14:paraId="2B3D3248" w14:textId="0C4997E5" w:rsidR="00F012CA" w:rsidRDefault="00F012CA">
            <w:pPr>
              <w:jc w:val="center"/>
              <w:rPr>
                <w:rFonts w:ascii="Calibri" w:hAnsi="Calibri"/>
              </w:rPr>
            </w:pPr>
          </w:p>
        </w:tc>
        <w:tc>
          <w:tcPr>
            <w:tcW w:w="567" w:type="dxa"/>
            <w:vAlign w:val="center"/>
          </w:tcPr>
          <w:p w14:paraId="65BEB125" w14:textId="7E54EBA8" w:rsidR="00F012CA" w:rsidRDefault="00F012CA">
            <w:pPr>
              <w:jc w:val="center"/>
              <w:rPr>
                <w:rFonts w:ascii="Calibri" w:hAnsi="Calibri"/>
              </w:rPr>
            </w:pPr>
          </w:p>
        </w:tc>
      </w:tr>
    </w:tbl>
    <w:p w14:paraId="5B081261" w14:textId="5FB6098C" w:rsidR="00453C9B" w:rsidRPr="00453C9B" w:rsidRDefault="002E62EA" w:rsidP="00453C9B">
      <w:pPr>
        <w:pStyle w:val="2"/>
        <w:rPr>
          <w:rFonts w:cs="Cambria"/>
          <w:szCs w:val="30"/>
        </w:rPr>
      </w:pPr>
      <w:bookmarkStart w:id="68" w:name="_Toc291667792"/>
      <w:r>
        <w:rPr>
          <w:rFonts w:ascii="Calibri" w:hAnsi="Calibri" w:hint="eastAsia"/>
        </w:rPr>
        <w:br w:type="page"/>
      </w:r>
      <w:bookmarkStart w:id="69" w:name="_Toc7367"/>
      <w:r>
        <w:rPr>
          <w:rFonts w:cs="Cambria" w:hint="eastAsia"/>
          <w:szCs w:val="30"/>
        </w:rPr>
        <w:lastRenderedPageBreak/>
        <w:t xml:space="preserve">4.4 </w:t>
      </w:r>
      <w:r>
        <w:rPr>
          <w:rFonts w:cs="Cambria" w:hint="eastAsia"/>
          <w:szCs w:val="30"/>
        </w:rPr>
        <w:t>接口设计</w:t>
      </w:r>
      <w:bookmarkStart w:id="70" w:name="_Toc21424"/>
      <w:bookmarkStart w:id="71" w:name="_Toc291667793"/>
      <w:bookmarkStart w:id="72" w:name="_Toc248816586"/>
      <w:bookmarkEnd w:id="68"/>
      <w:bookmarkEnd w:id="69"/>
    </w:p>
    <w:p w14:paraId="62C0E50E" w14:textId="18F0780E" w:rsidR="00453C9B" w:rsidRDefault="00453C9B" w:rsidP="00453C9B">
      <w:pPr>
        <w:pStyle w:val="2"/>
        <w:spacing w:line="360" w:lineRule="auto"/>
        <w:ind w:firstLineChars="200" w:firstLine="480"/>
        <w:rPr>
          <w:rFonts w:ascii="Calibri" w:hAnsi="Calibri"/>
          <w:b w:val="0"/>
          <w:bCs w:val="0"/>
          <w:sz w:val="24"/>
          <w:szCs w:val="20"/>
        </w:rPr>
      </w:pPr>
      <w:r w:rsidRPr="00453C9B">
        <w:rPr>
          <w:rFonts w:ascii="Calibri" w:hAnsi="Calibri" w:hint="eastAsia"/>
          <w:b w:val="0"/>
          <w:bCs w:val="0"/>
          <w:sz w:val="24"/>
          <w:szCs w:val="20"/>
        </w:rPr>
        <w:t>判断一个</w:t>
      </w:r>
      <w:r>
        <w:rPr>
          <w:rFonts w:ascii="Calibri" w:hAnsi="Calibri" w:hint="eastAsia"/>
          <w:b w:val="0"/>
          <w:bCs w:val="0"/>
          <w:sz w:val="24"/>
          <w:szCs w:val="20"/>
        </w:rPr>
        <w:t>接口</w:t>
      </w:r>
      <w:r w:rsidRPr="00453C9B">
        <w:rPr>
          <w:rFonts w:ascii="Calibri" w:hAnsi="Calibri" w:hint="eastAsia"/>
          <w:b w:val="0"/>
          <w:bCs w:val="0"/>
          <w:sz w:val="24"/>
          <w:szCs w:val="20"/>
        </w:rPr>
        <w:t>是否优秀，并不是简单地根据第一个版本给出判断的，而是要看随着时间的推移，该</w:t>
      </w:r>
      <w:r>
        <w:rPr>
          <w:rFonts w:ascii="Calibri" w:hAnsi="Calibri" w:hint="eastAsia"/>
          <w:b w:val="0"/>
          <w:bCs w:val="0"/>
          <w:sz w:val="24"/>
          <w:szCs w:val="20"/>
        </w:rPr>
        <w:t>接口</w:t>
      </w:r>
      <w:r w:rsidRPr="00453C9B">
        <w:rPr>
          <w:rFonts w:ascii="Calibri" w:hAnsi="Calibri" w:hint="eastAsia"/>
          <w:b w:val="0"/>
          <w:bCs w:val="0"/>
          <w:sz w:val="24"/>
          <w:szCs w:val="20"/>
        </w:rPr>
        <w:t>是否还能存在，是否仍旧保持得不错。槽糕的接口各种各样，但是好的接口对于用户来说必须满足以下几个点：</w:t>
      </w:r>
    </w:p>
    <w:p w14:paraId="297F014F" w14:textId="40CF2AB1" w:rsidR="00453C9B" w:rsidRPr="00453C9B" w:rsidRDefault="00453C9B" w:rsidP="00453C9B">
      <w:pPr>
        <w:spacing w:line="360" w:lineRule="auto"/>
        <w:rPr>
          <w:rFonts w:ascii="Calibri" w:hAnsi="Calibri"/>
          <w:szCs w:val="20"/>
        </w:rPr>
      </w:pPr>
      <w:r>
        <w:rPr>
          <w:rFonts w:ascii="Calibri" w:hAnsi="Calibri" w:hint="eastAsia"/>
          <w:szCs w:val="20"/>
        </w:rPr>
        <w:t>1</w:t>
      </w:r>
      <w:r>
        <w:rPr>
          <w:rFonts w:ascii="Calibri" w:hAnsi="Calibri"/>
          <w:szCs w:val="20"/>
        </w:rPr>
        <w:t xml:space="preserve">. </w:t>
      </w:r>
      <w:r w:rsidRPr="00453C9B">
        <w:rPr>
          <w:rFonts w:ascii="Calibri" w:hAnsi="Calibri" w:hint="eastAsia"/>
          <w:szCs w:val="20"/>
        </w:rPr>
        <w:t>易学习：有完善的文档及提供尽可能多的示例和可</w:t>
      </w:r>
      <w:r w:rsidRPr="00453C9B">
        <w:rPr>
          <w:rFonts w:ascii="Calibri" w:hAnsi="Calibri" w:hint="eastAsia"/>
          <w:szCs w:val="20"/>
        </w:rPr>
        <w:t>copy</w:t>
      </w:r>
      <w:r w:rsidRPr="00453C9B">
        <w:rPr>
          <w:rFonts w:ascii="Calibri" w:hAnsi="Calibri" w:hint="eastAsia"/>
          <w:szCs w:val="20"/>
        </w:rPr>
        <w:t>－</w:t>
      </w:r>
      <w:r w:rsidRPr="00453C9B">
        <w:rPr>
          <w:rFonts w:ascii="Calibri" w:hAnsi="Calibri" w:hint="eastAsia"/>
          <w:szCs w:val="20"/>
        </w:rPr>
        <w:t>paste</w:t>
      </w:r>
      <w:r w:rsidRPr="00453C9B">
        <w:rPr>
          <w:rFonts w:ascii="Calibri" w:hAnsi="Calibri" w:hint="eastAsia"/>
          <w:szCs w:val="20"/>
        </w:rPr>
        <w:t>的代码，像其他设计工作一样，你应该应用最小惊讶原则。</w:t>
      </w:r>
    </w:p>
    <w:p w14:paraId="0861EEAC" w14:textId="2BBE49D9" w:rsidR="00453C9B" w:rsidRPr="00453C9B" w:rsidRDefault="00453C9B" w:rsidP="00453C9B">
      <w:pPr>
        <w:spacing w:line="360" w:lineRule="auto"/>
        <w:rPr>
          <w:rFonts w:ascii="Calibri" w:hAnsi="Calibri"/>
          <w:szCs w:val="20"/>
        </w:rPr>
      </w:pPr>
      <w:r>
        <w:rPr>
          <w:rFonts w:ascii="Calibri" w:hAnsi="Calibri" w:hint="eastAsia"/>
          <w:szCs w:val="20"/>
        </w:rPr>
        <w:t>2</w:t>
      </w:r>
      <w:r>
        <w:rPr>
          <w:rFonts w:ascii="Calibri" w:hAnsi="Calibri"/>
          <w:szCs w:val="20"/>
        </w:rPr>
        <w:t xml:space="preserve">. </w:t>
      </w:r>
      <w:r w:rsidRPr="00453C9B">
        <w:rPr>
          <w:rFonts w:ascii="Calibri" w:hAnsi="Calibri" w:hint="eastAsia"/>
          <w:szCs w:val="20"/>
        </w:rPr>
        <w:t>易使用：没有复杂的程序、复杂的细节，易于学习；灵活的</w:t>
      </w:r>
      <w:r>
        <w:rPr>
          <w:rFonts w:ascii="Calibri" w:hAnsi="Calibri" w:hint="eastAsia"/>
          <w:szCs w:val="20"/>
        </w:rPr>
        <w:t>接口</w:t>
      </w:r>
      <w:r w:rsidRPr="00453C9B">
        <w:rPr>
          <w:rFonts w:ascii="Calibri" w:hAnsi="Calibri" w:hint="eastAsia"/>
          <w:szCs w:val="20"/>
        </w:rPr>
        <w:t>允许按字段排序、可自定义分页、</w:t>
      </w:r>
      <w:r w:rsidRPr="00453C9B">
        <w:rPr>
          <w:rFonts w:ascii="Calibri" w:hAnsi="Calibri" w:hint="eastAsia"/>
          <w:szCs w:val="20"/>
        </w:rPr>
        <w:t xml:space="preserve"> </w:t>
      </w:r>
      <w:r w:rsidRPr="00453C9B">
        <w:rPr>
          <w:rFonts w:ascii="Calibri" w:hAnsi="Calibri" w:hint="eastAsia"/>
          <w:szCs w:val="20"/>
        </w:rPr>
        <w:t>排序和筛选等。一个完整的</w:t>
      </w:r>
      <w:r>
        <w:rPr>
          <w:rFonts w:ascii="Calibri" w:hAnsi="Calibri" w:hint="eastAsia"/>
          <w:szCs w:val="20"/>
        </w:rPr>
        <w:t>接口</w:t>
      </w:r>
      <w:r w:rsidRPr="00453C9B">
        <w:rPr>
          <w:rFonts w:ascii="Calibri" w:hAnsi="Calibri" w:hint="eastAsia"/>
          <w:szCs w:val="20"/>
        </w:rPr>
        <w:t>意味着被期望的功能都包含在内。</w:t>
      </w:r>
    </w:p>
    <w:p w14:paraId="300DEE17" w14:textId="2F29D2F7" w:rsidR="00453C9B" w:rsidRPr="00453C9B" w:rsidRDefault="00453C9B" w:rsidP="00453C9B">
      <w:pPr>
        <w:spacing w:line="360" w:lineRule="auto"/>
        <w:rPr>
          <w:rFonts w:ascii="Calibri" w:hAnsi="Calibri"/>
          <w:szCs w:val="20"/>
        </w:rPr>
      </w:pPr>
      <w:r>
        <w:rPr>
          <w:rFonts w:ascii="Calibri" w:hAnsi="Calibri" w:hint="eastAsia"/>
          <w:szCs w:val="20"/>
        </w:rPr>
        <w:t>3</w:t>
      </w:r>
      <w:r>
        <w:rPr>
          <w:rFonts w:ascii="Calibri" w:hAnsi="Calibri"/>
          <w:szCs w:val="20"/>
        </w:rPr>
        <w:t xml:space="preserve">. </w:t>
      </w:r>
      <w:r w:rsidRPr="00453C9B">
        <w:rPr>
          <w:rFonts w:ascii="Calibri" w:hAnsi="Calibri" w:hint="eastAsia"/>
          <w:szCs w:val="20"/>
        </w:rPr>
        <w:t>难误用：对详细的错误提示，有些经验的用户可以直接使用</w:t>
      </w:r>
      <w:r>
        <w:rPr>
          <w:rFonts w:ascii="Calibri" w:hAnsi="Calibri" w:hint="eastAsia"/>
          <w:szCs w:val="20"/>
        </w:rPr>
        <w:t>接口</w:t>
      </w:r>
      <w:r w:rsidRPr="00453C9B">
        <w:rPr>
          <w:rFonts w:ascii="Calibri" w:hAnsi="Calibri" w:hint="eastAsia"/>
          <w:szCs w:val="20"/>
        </w:rPr>
        <w:t>而不需要阅读文档。</w:t>
      </w:r>
    </w:p>
    <w:p w14:paraId="2173A546" w14:textId="47D07143" w:rsidR="00453C9B" w:rsidRPr="00453C9B" w:rsidRDefault="00453C9B" w:rsidP="00453C9B">
      <w:pPr>
        <w:spacing w:line="360" w:lineRule="auto"/>
        <w:rPr>
          <w:rFonts w:ascii="Calibri" w:hAnsi="Calibri"/>
          <w:szCs w:val="20"/>
        </w:rPr>
      </w:pPr>
      <w:r>
        <w:rPr>
          <w:rFonts w:ascii="Calibri" w:hAnsi="Calibri" w:hint="eastAsia"/>
          <w:szCs w:val="20"/>
        </w:rPr>
        <w:t>4</w:t>
      </w:r>
      <w:r>
        <w:rPr>
          <w:rFonts w:ascii="Calibri" w:hAnsi="Calibri"/>
          <w:szCs w:val="20"/>
        </w:rPr>
        <w:t xml:space="preserve">. </w:t>
      </w:r>
      <w:r w:rsidRPr="00453C9B">
        <w:rPr>
          <w:rFonts w:ascii="Calibri" w:hAnsi="Calibri" w:hint="eastAsia"/>
          <w:szCs w:val="20"/>
        </w:rPr>
        <w:t>易阅读：代码的编写只需要一次一次，但是当调试或者修改的时候都需要对代码进行阅读。</w:t>
      </w:r>
    </w:p>
    <w:p w14:paraId="5C3A63D0" w14:textId="73F60002" w:rsidR="00453C9B" w:rsidRDefault="00453C9B" w:rsidP="00453C9B">
      <w:pPr>
        <w:spacing w:line="360" w:lineRule="auto"/>
        <w:rPr>
          <w:rFonts w:ascii="Calibri" w:hAnsi="Calibri"/>
          <w:szCs w:val="20"/>
        </w:rPr>
      </w:pPr>
      <w:r>
        <w:rPr>
          <w:rFonts w:ascii="Calibri" w:hAnsi="Calibri" w:hint="eastAsia"/>
          <w:szCs w:val="20"/>
        </w:rPr>
        <w:t>5</w:t>
      </w:r>
      <w:r>
        <w:rPr>
          <w:rFonts w:ascii="Calibri" w:hAnsi="Calibri"/>
          <w:szCs w:val="20"/>
        </w:rPr>
        <w:t xml:space="preserve">. </w:t>
      </w:r>
      <w:r w:rsidRPr="00453C9B">
        <w:rPr>
          <w:rFonts w:ascii="Calibri" w:hAnsi="Calibri" w:hint="eastAsia"/>
          <w:szCs w:val="20"/>
        </w:rPr>
        <w:t>易开发：个最小化的接口是使用尽可能少的类以及尽可能少的类成员。这样使得理解、记忆、调试以及改变</w:t>
      </w:r>
      <w:r>
        <w:rPr>
          <w:rFonts w:ascii="Calibri" w:hAnsi="Calibri" w:hint="eastAsia"/>
          <w:szCs w:val="20"/>
        </w:rPr>
        <w:t>接口</w:t>
      </w:r>
      <w:r w:rsidRPr="00453C9B">
        <w:rPr>
          <w:rFonts w:ascii="Calibri" w:hAnsi="Calibri" w:hint="eastAsia"/>
          <w:szCs w:val="20"/>
        </w:rPr>
        <w:t>更容易。</w:t>
      </w:r>
    </w:p>
    <w:p w14:paraId="3F6B4B48" w14:textId="38E5FCC5" w:rsidR="00453C9B" w:rsidRPr="00453C9B" w:rsidRDefault="00453C9B" w:rsidP="00453C9B">
      <w:pPr>
        <w:spacing w:line="360" w:lineRule="auto"/>
        <w:rPr>
          <w:rFonts w:ascii="Calibri" w:hAnsi="Calibri"/>
          <w:szCs w:val="20"/>
        </w:rPr>
      </w:pPr>
      <w:r>
        <w:rPr>
          <w:rFonts w:ascii="Calibri" w:hAnsi="Calibri" w:hint="eastAsia"/>
          <w:szCs w:val="20"/>
        </w:rPr>
        <w:t>本系统接口分为外部接口和内部接口两类，外部接口是调用的第三方接口，内部接口是自己开发的接口</w:t>
      </w:r>
    </w:p>
    <w:p w14:paraId="25782FE5" w14:textId="38BE80C9" w:rsidR="00F012CA" w:rsidRDefault="002E62EA" w:rsidP="00453C9B">
      <w:pPr>
        <w:pStyle w:val="3"/>
        <w:rPr>
          <w:rFonts w:ascii="Calibri" w:hAnsi="Calibri"/>
          <w:sz w:val="28"/>
          <w:szCs w:val="28"/>
        </w:rPr>
      </w:pPr>
      <w:r>
        <w:rPr>
          <w:rFonts w:ascii="Calibri" w:hAnsi="Calibri" w:hint="eastAsia"/>
          <w:sz w:val="28"/>
          <w:szCs w:val="28"/>
        </w:rPr>
        <w:t xml:space="preserve">4.4.1 </w:t>
      </w:r>
      <w:r>
        <w:rPr>
          <w:rFonts w:ascii="Calibri" w:hAnsi="Calibri" w:hint="eastAsia"/>
          <w:sz w:val="28"/>
          <w:szCs w:val="28"/>
        </w:rPr>
        <w:t>外部接口</w:t>
      </w:r>
      <w:bookmarkEnd w:id="70"/>
      <w:bookmarkEnd w:id="71"/>
      <w:bookmarkEnd w:id="72"/>
    </w:p>
    <w:p w14:paraId="0ED22EF9" w14:textId="01807EA9" w:rsidR="00F012CA" w:rsidRDefault="002E62EA">
      <w:pPr>
        <w:spacing w:line="360" w:lineRule="auto"/>
        <w:rPr>
          <w:rFonts w:ascii="Calibri" w:hAnsi="Calibri"/>
          <w:bCs/>
        </w:rPr>
      </w:pPr>
      <w:bookmarkStart w:id="73" w:name="_Toc291667794"/>
      <w:r>
        <w:rPr>
          <w:rFonts w:ascii="Calibri" w:hAnsi="Calibri" w:hint="eastAsia"/>
          <w:bCs/>
        </w:rPr>
        <w:t xml:space="preserve">(1) </w:t>
      </w:r>
      <w:bookmarkEnd w:id="73"/>
      <w:r w:rsidR="009342C8">
        <w:rPr>
          <w:rFonts w:ascii="Calibri" w:hAnsi="Calibri" w:hint="eastAsia"/>
          <w:bCs/>
        </w:rPr>
        <w:t>图片</w:t>
      </w:r>
      <w:r w:rsidR="009342C8">
        <w:rPr>
          <w:rFonts w:ascii="Calibri" w:hAnsi="Calibri" w:hint="eastAsia"/>
          <w:bCs/>
        </w:rPr>
        <w:t>/</w:t>
      </w:r>
      <w:r w:rsidR="009342C8">
        <w:rPr>
          <w:rFonts w:ascii="Calibri" w:hAnsi="Calibri" w:hint="eastAsia"/>
          <w:bCs/>
        </w:rPr>
        <w:t>视频上传</w:t>
      </w:r>
    </w:p>
    <w:p w14:paraId="43AA6B3F" w14:textId="77777777" w:rsidR="009342C8" w:rsidRPr="009342C8" w:rsidRDefault="009342C8" w:rsidP="009342C8">
      <w:pPr>
        <w:spacing w:line="360" w:lineRule="auto"/>
        <w:ind w:firstLineChars="200" w:firstLine="480"/>
        <w:rPr>
          <w:rFonts w:ascii="Calibri" w:hAnsi="Calibri"/>
          <w:szCs w:val="20"/>
        </w:rPr>
      </w:pPr>
      <w:bookmarkStart w:id="74" w:name="_Toc291667795"/>
      <w:r w:rsidRPr="009342C8">
        <w:rPr>
          <w:rFonts w:ascii="Calibri" w:hAnsi="Calibri" w:hint="eastAsia"/>
          <w:szCs w:val="20"/>
        </w:rPr>
        <w:t>图片上传主要借助阿里云的对象存储。</w:t>
      </w:r>
      <w:r w:rsidRPr="009342C8">
        <w:rPr>
          <w:rFonts w:ascii="Calibri" w:hAnsi="Calibri"/>
          <w:szCs w:val="20"/>
        </w:rPr>
        <w:t>因为浏览器本身的限制，浏览器是不能直接操作文件系统的，需要通过浏览器所暴露出来的统一接口，由用户主动授权发起来访问文件动作，然后读取文件内容进指定内存里，最后执行提交请求操作，将内存里的文件内容数据上传到服务端，最后服务端解析前端传来的数据信息后存入</w:t>
      </w:r>
      <w:r w:rsidRPr="009342C8">
        <w:rPr>
          <w:rFonts w:ascii="Calibri" w:hAnsi="Calibri" w:hint="eastAsia"/>
          <w:szCs w:val="20"/>
        </w:rPr>
        <w:t>服务器</w:t>
      </w:r>
      <w:r w:rsidRPr="009342C8">
        <w:rPr>
          <w:rFonts w:ascii="Calibri" w:hAnsi="Calibri"/>
          <w:szCs w:val="20"/>
        </w:rPr>
        <w:t>里。</w:t>
      </w:r>
    </w:p>
    <w:p w14:paraId="0B620523" w14:textId="326A544B" w:rsidR="00F012CA" w:rsidRDefault="002E62EA">
      <w:pPr>
        <w:spacing w:line="360" w:lineRule="auto"/>
        <w:rPr>
          <w:rFonts w:ascii="Calibri" w:hAnsi="Calibri"/>
          <w:bCs/>
        </w:rPr>
      </w:pPr>
      <w:r>
        <w:rPr>
          <w:rFonts w:ascii="Calibri" w:hAnsi="Calibri" w:hint="eastAsia"/>
          <w:bCs/>
        </w:rPr>
        <w:t xml:space="preserve">(2) </w:t>
      </w:r>
      <w:r w:rsidR="009342C8">
        <w:rPr>
          <w:rFonts w:ascii="Calibri" w:hAnsi="Calibri" w:hint="eastAsia"/>
          <w:bCs/>
        </w:rPr>
        <w:t>成语接龙</w:t>
      </w:r>
      <w:r w:rsidR="009342C8">
        <w:rPr>
          <w:rFonts w:ascii="Calibri" w:hAnsi="Calibri" w:hint="eastAsia"/>
          <w:bCs/>
        </w:rPr>
        <w:t>/</w:t>
      </w:r>
      <w:r w:rsidR="009342C8">
        <w:rPr>
          <w:rFonts w:ascii="Calibri" w:hAnsi="Calibri" w:hint="eastAsia"/>
          <w:bCs/>
        </w:rPr>
        <w:t>歇后语</w:t>
      </w:r>
      <w:r>
        <w:rPr>
          <w:rFonts w:ascii="Calibri" w:hAnsi="Calibri" w:hint="eastAsia"/>
          <w:bCs/>
        </w:rPr>
        <w:t>接口</w:t>
      </w:r>
      <w:bookmarkEnd w:id="74"/>
    </w:p>
    <w:p w14:paraId="21A51210" w14:textId="09EB63E6" w:rsidR="00F012CA" w:rsidRDefault="009342C8">
      <w:pPr>
        <w:pStyle w:val="a3"/>
        <w:spacing w:line="360" w:lineRule="auto"/>
        <w:ind w:firstLine="480"/>
        <w:rPr>
          <w:rFonts w:ascii="Calibri" w:hAnsi="Calibri"/>
          <w:szCs w:val="24"/>
        </w:rPr>
      </w:pPr>
      <w:r>
        <w:rPr>
          <w:rFonts w:ascii="Calibri" w:hAnsi="Calibri" w:hint="eastAsia"/>
          <w:szCs w:val="24"/>
        </w:rPr>
        <w:lastRenderedPageBreak/>
        <w:t>此接口借助于第三方接口，可实现通过此接口可拿到丰富的成语</w:t>
      </w:r>
      <w:r w:rsidR="006B00B8">
        <w:rPr>
          <w:rFonts w:ascii="Calibri" w:hAnsi="Calibri" w:hint="eastAsia"/>
          <w:szCs w:val="24"/>
        </w:rPr>
        <w:t>。</w:t>
      </w:r>
    </w:p>
    <w:p w14:paraId="4F04F685" w14:textId="77777777" w:rsidR="00F012CA" w:rsidRDefault="002E62EA">
      <w:pPr>
        <w:pStyle w:val="3"/>
        <w:rPr>
          <w:rFonts w:ascii="Calibri" w:hAnsi="Calibri"/>
          <w:sz w:val="28"/>
          <w:szCs w:val="28"/>
        </w:rPr>
      </w:pPr>
      <w:bookmarkStart w:id="75" w:name="_Toc506972960"/>
      <w:bookmarkStart w:id="76" w:name="_Toc1030"/>
      <w:bookmarkStart w:id="77" w:name="_Toc248816587"/>
      <w:bookmarkStart w:id="78" w:name="_Toc291667797"/>
      <w:r>
        <w:rPr>
          <w:rFonts w:ascii="Calibri" w:hAnsi="Calibri" w:hint="eastAsia"/>
          <w:sz w:val="28"/>
          <w:szCs w:val="28"/>
        </w:rPr>
        <w:t xml:space="preserve">4.4.2 </w:t>
      </w:r>
      <w:r>
        <w:rPr>
          <w:rFonts w:ascii="Calibri" w:hAnsi="Calibri" w:hint="eastAsia"/>
          <w:sz w:val="28"/>
          <w:szCs w:val="28"/>
        </w:rPr>
        <w:t>内部接口</w:t>
      </w:r>
      <w:bookmarkEnd w:id="75"/>
      <w:bookmarkEnd w:id="76"/>
      <w:bookmarkEnd w:id="77"/>
      <w:bookmarkEnd w:id="78"/>
    </w:p>
    <w:p w14:paraId="0C721A18" w14:textId="16E68864" w:rsidR="00F012CA" w:rsidRDefault="009342C8">
      <w:pPr>
        <w:pStyle w:val="a3"/>
        <w:spacing w:line="360" w:lineRule="auto"/>
        <w:ind w:firstLine="480"/>
        <w:rPr>
          <w:rFonts w:ascii="Calibri" w:hAnsi="Calibri"/>
          <w:szCs w:val="24"/>
        </w:rPr>
      </w:pPr>
      <w:r>
        <w:rPr>
          <w:rFonts w:ascii="Calibri" w:hAnsi="Calibri" w:hint="eastAsia"/>
          <w:szCs w:val="24"/>
        </w:rPr>
        <w:t>所有关于用户，诗人，诗词等其他接口都是系统内部实现，能保证安全性也方便后期维护</w:t>
      </w:r>
    </w:p>
    <w:p w14:paraId="105FD307" w14:textId="77777777" w:rsidR="00F012CA" w:rsidRDefault="002E62EA">
      <w:pPr>
        <w:pStyle w:val="2"/>
        <w:rPr>
          <w:rFonts w:ascii="Calibri" w:hAnsi="Calibri"/>
        </w:rPr>
      </w:pPr>
      <w:bookmarkStart w:id="79" w:name="_Toc291667798"/>
      <w:r>
        <w:rPr>
          <w:rFonts w:ascii="Calibri" w:hAnsi="Calibri" w:hint="eastAsia"/>
        </w:rPr>
        <w:br w:type="page"/>
      </w:r>
      <w:bookmarkStart w:id="80" w:name="_Toc25986"/>
      <w:r>
        <w:rPr>
          <w:rFonts w:cs="Cambria" w:hint="eastAsia"/>
          <w:szCs w:val="30"/>
        </w:rPr>
        <w:lastRenderedPageBreak/>
        <w:t xml:space="preserve">4.5 </w:t>
      </w:r>
      <w:r>
        <w:rPr>
          <w:rFonts w:cs="Cambria" w:hint="eastAsia"/>
          <w:szCs w:val="30"/>
        </w:rPr>
        <w:t>数据结构设计</w:t>
      </w:r>
      <w:bookmarkEnd w:id="79"/>
      <w:bookmarkEnd w:id="80"/>
    </w:p>
    <w:p w14:paraId="472F71E2" w14:textId="77777777" w:rsidR="00F012CA" w:rsidRDefault="002E62EA">
      <w:pPr>
        <w:pStyle w:val="a3"/>
        <w:ind w:firstLine="480"/>
        <w:rPr>
          <w:rFonts w:ascii="Calibri" w:hAnsi="Calibri"/>
          <w:szCs w:val="24"/>
        </w:rPr>
      </w:pPr>
      <w:r>
        <w:rPr>
          <w:rFonts w:ascii="Calibri" w:hAnsi="Calibri" w:hint="eastAsia"/>
          <w:szCs w:val="24"/>
        </w:rPr>
        <w:t>该部分主要给出系统所使用的各数据结构的设计及其关系，包括逻辑结构设计、物理结构设计。</w:t>
      </w:r>
    </w:p>
    <w:p w14:paraId="0230C9BD" w14:textId="77777777" w:rsidR="00F012CA" w:rsidRDefault="002E62EA">
      <w:pPr>
        <w:pStyle w:val="3"/>
        <w:rPr>
          <w:rFonts w:ascii="Calibri" w:hAnsi="Calibri"/>
          <w:sz w:val="28"/>
          <w:szCs w:val="28"/>
        </w:rPr>
      </w:pPr>
      <w:bookmarkStart w:id="81" w:name="_Toc21637"/>
      <w:bookmarkStart w:id="82" w:name="_Toc291667799"/>
      <w:r>
        <w:rPr>
          <w:rFonts w:ascii="Calibri" w:hAnsi="Calibri" w:hint="eastAsia"/>
          <w:sz w:val="28"/>
          <w:szCs w:val="28"/>
        </w:rPr>
        <w:t xml:space="preserve">4.5.1 </w:t>
      </w:r>
      <w:r>
        <w:rPr>
          <w:rFonts w:ascii="Calibri" w:hAnsi="Calibri" w:hint="eastAsia"/>
          <w:sz w:val="28"/>
          <w:szCs w:val="28"/>
        </w:rPr>
        <w:t>逻辑结构设计</w:t>
      </w:r>
      <w:bookmarkEnd w:id="81"/>
      <w:bookmarkEnd w:id="82"/>
    </w:p>
    <w:p w14:paraId="24B81AF3" w14:textId="77777777" w:rsidR="00F012CA" w:rsidRDefault="002E62EA">
      <w:pPr>
        <w:pStyle w:val="a3"/>
        <w:spacing w:line="360" w:lineRule="auto"/>
        <w:ind w:firstLine="480"/>
        <w:rPr>
          <w:rFonts w:ascii="Calibri" w:hAnsi="Calibri"/>
        </w:rPr>
      </w:pPr>
      <w:r>
        <w:rPr>
          <w:rFonts w:ascii="Calibri" w:hAnsi="Calibri" w:hint="eastAsia"/>
        </w:rPr>
        <w:t>本系统主要包括管理员、一般用户、新闻数据三个实体，其中管理员与用户和新闻数据之间存在着管理关系，一般用户与新闻数据存在查看关系，具体设计如图</w:t>
      </w:r>
      <w:r>
        <w:rPr>
          <w:rFonts w:ascii="Calibri" w:hAnsi="Calibri" w:hint="eastAsia"/>
        </w:rPr>
        <w:t>4-3</w:t>
      </w:r>
      <w:r>
        <w:rPr>
          <w:rFonts w:ascii="Calibri" w:hAnsi="Calibri" w:hint="eastAsia"/>
        </w:rPr>
        <w:t>所示。</w:t>
      </w:r>
    </w:p>
    <w:p w14:paraId="45EE941A" w14:textId="174B9C4D" w:rsidR="00F012CA" w:rsidRDefault="004834C5">
      <w:pPr>
        <w:jc w:val="center"/>
        <w:rPr>
          <w:rFonts w:ascii="Calibri" w:hAnsi="Calibri"/>
        </w:rPr>
      </w:pPr>
      <w:r w:rsidRPr="004953C9">
        <w:rPr>
          <w:noProof/>
        </w:rPr>
        <w:drawing>
          <wp:inline distT="0" distB="0" distL="0" distR="0" wp14:anchorId="4AB7FAE8" wp14:editId="0192F3B9">
            <wp:extent cx="5274310" cy="4230747"/>
            <wp:effectExtent l="0" t="0" r="0" b="0"/>
            <wp:docPr id="4" name="图片 1"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图片 1" descr="图示&#10;&#10;描述已自动生成"/>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230747"/>
                    </a:xfrm>
                    <a:prstGeom prst="rect">
                      <a:avLst/>
                    </a:prstGeom>
                    <a:noFill/>
                    <a:ln>
                      <a:noFill/>
                    </a:ln>
                  </pic:spPr>
                </pic:pic>
              </a:graphicData>
            </a:graphic>
          </wp:inline>
        </w:drawing>
      </w:r>
    </w:p>
    <w:p w14:paraId="6CB48049" w14:textId="1849D6AF" w:rsidR="00F012CA" w:rsidRDefault="002E62EA">
      <w:pPr>
        <w:spacing w:line="360" w:lineRule="auto"/>
        <w:ind w:leftChars="1200" w:left="2880" w:firstLineChars="200" w:firstLine="480"/>
        <w:rPr>
          <w:rFonts w:ascii="Calibri" w:hAnsi="Calibri" w:cs="Calibri"/>
        </w:rPr>
      </w:pPr>
      <w:r>
        <w:rPr>
          <w:rFonts w:ascii="Calibri" w:hAnsi="Calibri" w:cs="Calibri" w:hint="eastAsia"/>
        </w:rPr>
        <w:t>图</w:t>
      </w:r>
      <w:r>
        <w:rPr>
          <w:rFonts w:ascii="Calibri" w:hAnsi="Calibri" w:cs="Calibri" w:hint="eastAsia"/>
        </w:rPr>
        <w:t xml:space="preserve">4-3 </w:t>
      </w:r>
      <w:r w:rsidR="004834C5">
        <w:rPr>
          <w:rFonts w:ascii="Calibri" w:hAnsi="Calibri" w:cs="Calibri" w:hint="eastAsia"/>
        </w:rPr>
        <w:t>系统主要组成</w:t>
      </w:r>
      <w:r>
        <w:rPr>
          <w:rFonts w:ascii="Calibri" w:hAnsi="Calibri" w:cs="Calibri" w:hint="eastAsia"/>
        </w:rPr>
        <w:t>E-R</w:t>
      </w:r>
      <w:r>
        <w:rPr>
          <w:rFonts w:ascii="Calibri" w:hAnsi="Calibri" w:cs="Calibri" w:hint="eastAsia"/>
        </w:rPr>
        <w:t>关系图</w:t>
      </w:r>
    </w:p>
    <w:p w14:paraId="63BDBFA7" w14:textId="4970150E" w:rsidR="004834C5" w:rsidRDefault="004834C5">
      <w:pPr>
        <w:spacing w:line="360" w:lineRule="auto"/>
        <w:ind w:leftChars="1200" w:left="2880" w:firstLineChars="200" w:firstLine="480"/>
        <w:rPr>
          <w:rFonts w:ascii="Calibri" w:hAnsi="Calibri" w:cs="Calibri"/>
        </w:rPr>
      </w:pPr>
    </w:p>
    <w:p w14:paraId="6BE48ED4" w14:textId="201FD9B0" w:rsidR="004834C5" w:rsidRDefault="004834C5">
      <w:pPr>
        <w:spacing w:line="360" w:lineRule="auto"/>
        <w:ind w:leftChars="1200" w:left="2880" w:firstLineChars="200" w:firstLine="480"/>
        <w:rPr>
          <w:rFonts w:ascii="Calibri" w:hAnsi="Calibri" w:cs="Calibri"/>
        </w:rPr>
      </w:pPr>
    </w:p>
    <w:p w14:paraId="00EEEAD1" w14:textId="04209D6B" w:rsidR="004834C5" w:rsidRDefault="004834C5">
      <w:pPr>
        <w:spacing w:line="360" w:lineRule="auto"/>
        <w:ind w:leftChars="1200" w:left="2880" w:firstLineChars="200" w:firstLine="480"/>
        <w:rPr>
          <w:rFonts w:ascii="Calibri" w:hAnsi="Calibri" w:cs="Calibri"/>
        </w:rPr>
      </w:pPr>
    </w:p>
    <w:p w14:paraId="01A2A841" w14:textId="00C231FC" w:rsidR="004834C5" w:rsidRDefault="004834C5" w:rsidP="004834C5">
      <w:pPr>
        <w:spacing w:line="360" w:lineRule="auto"/>
        <w:jc w:val="center"/>
        <w:rPr>
          <w:rFonts w:ascii="Calibri" w:hAnsi="Calibri" w:cs="Calibri"/>
        </w:rPr>
      </w:pPr>
      <w:r w:rsidRPr="004953C9">
        <w:rPr>
          <w:noProof/>
        </w:rPr>
        <w:lastRenderedPageBreak/>
        <w:drawing>
          <wp:inline distT="0" distB="0" distL="0" distR="0" wp14:anchorId="242D7BBA" wp14:editId="7FF05752">
            <wp:extent cx="3131820" cy="1844675"/>
            <wp:effectExtent l="0" t="0" r="0" b="0"/>
            <wp:docPr id="5" name="图片 2"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2" descr="图示&#10;&#10;描述已自动生成"/>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1820" cy="1844675"/>
                    </a:xfrm>
                    <a:prstGeom prst="rect">
                      <a:avLst/>
                    </a:prstGeom>
                    <a:noFill/>
                    <a:ln>
                      <a:noFill/>
                    </a:ln>
                  </pic:spPr>
                </pic:pic>
              </a:graphicData>
            </a:graphic>
          </wp:inline>
        </w:drawing>
      </w:r>
    </w:p>
    <w:p w14:paraId="350439FC" w14:textId="20B96E87" w:rsidR="004834C5" w:rsidRDefault="004834C5" w:rsidP="004834C5">
      <w:pPr>
        <w:spacing w:line="360" w:lineRule="auto"/>
        <w:jc w:val="center"/>
        <w:rPr>
          <w:rFonts w:ascii="Calibri" w:hAnsi="Calibri" w:cs="Calibri"/>
        </w:rPr>
      </w:pPr>
      <w:r>
        <w:rPr>
          <w:rFonts w:ascii="Calibri" w:hAnsi="Calibri" w:cs="Calibri" w:hint="eastAsia"/>
        </w:rPr>
        <w:t>图</w:t>
      </w:r>
      <w:r>
        <w:rPr>
          <w:rFonts w:ascii="Calibri" w:hAnsi="Calibri" w:cs="Calibri" w:hint="eastAsia"/>
        </w:rPr>
        <w:t>4-</w:t>
      </w:r>
      <w:r>
        <w:rPr>
          <w:rFonts w:ascii="Calibri" w:hAnsi="Calibri" w:cs="Calibri"/>
        </w:rPr>
        <w:t>4</w:t>
      </w:r>
      <w:r>
        <w:rPr>
          <w:rFonts w:ascii="Calibri" w:hAnsi="Calibri" w:cs="Calibri" w:hint="eastAsia"/>
        </w:rPr>
        <w:t xml:space="preserve"> </w:t>
      </w:r>
      <w:r>
        <w:rPr>
          <w:rFonts w:ascii="Calibri" w:hAnsi="Calibri" w:cs="Calibri" w:hint="eastAsia"/>
        </w:rPr>
        <w:t>广告</w:t>
      </w:r>
      <w:r>
        <w:rPr>
          <w:rFonts w:ascii="Calibri" w:hAnsi="Calibri" w:cs="Calibri" w:hint="eastAsia"/>
        </w:rPr>
        <w:t>E-R</w:t>
      </w:r>
      <w:r>
        <w:rPr>
          <w:rFonts w:ascii="Calibri" w:hAnsi="Calibri" w:cs="Calibri" w:hint="eastAsia"/>
        </w:rPr>
        <w:t>关系图</w:t>
      </w:r>
    </w:p>
    <w:p w14:paraId="09DBC72E" w14:textId="18B880CF" w:rsidR="004834C5" w:rsidRDefault="004834C5" w:rsidP="004834C5">
      <w:pPr>
        <w:spacing w:line="360" w:lineRule="auto"/>
        <w:jc w:val="center"/>
        <w:rPr>
          <w:rFonts w:ascii="Calibri" w:hAnsi="Calibri" w:cs="Calibri"/>
        </w:rPr>
      </w:pPr>
    </w:p>
    <w:p w14:paraId="79324735" w14:textId="18E2BD6F" w:rsidR="004834C5" w:rsidRDefault="004834C5" w:rsidP="004834C5">
      <w:pPr>
        <w:spacing w:line="360" w:lineRule="auto"/>
        <w:jc w:val="center"/>
        <w:rPr>
          <w:rFonts w:ascii="Calibri" w:hAnsi="Calibri" w:cs="Calibri"/>
        </w:rPr>
      </w:pPr>
    </w:p>
    <w:p w14:paraId="4D8A047E" w14:textId="61215705" w:rsidR="004834C5" w:rsidRDefault="004834C5" w:rsidP="004834C5">
      <w:pPr>
        <w:spacing w:line="360" w:lineRule="auto"/>
        <w:jc w:val="center"/>
        <w:rPr>
          <w:rFonts w:ascii="Calibri" w:hAnsi="Calibri" w:cs="Calibri"/>
        </w:rPr>
      </w:pPr>
      <w:r w:rsidRPr="004953C9">
        <w:rPr>
          <w:noProof/>
        </w:rPr>
        <w:drawing>
          <wp:inline distT="0" distB="0" distL="0" distR="0" wp14:anchorId="23FD8602" wp14:editId="500AAD61">
            <wp:extent cx="3131820" cy="1844675"/>
            <wp:effectExtent l="0" t="0" r="0" b="0"/>
            <wp:docPr id="6" name="图片 4"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4" descr="图示&#10;&#10;描述已自动生成"/>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1820" cy="1844675"/>
                    </a:xfrm>
                    <a:prstGeom prst="rect">
                      <a:avLst/>
                    </a:prstGeom>
                    <a:noFill/>
                    <a:ln>
                      <a:noFill/>
                    </a:ln>
                  </pic:spPr>
                </pic:pic>
              </a:graphicData>
            </a:graphic>
          </wp:inline>
        </w:drawing>
      </w:r>
    </w:p>
    <w:p w14:paraId="5534B872" w14:textId="59CE9416" w:rsidR="004834C5" w:rsidRDefault="004834C5" w:rsidP="004834C5">
      <w:pPr>
        <w:spacing w:line="360" w:lineRule="auto"/>
        <w:jc w:val="center"/>
        <w:rPr>
          <w:rFonts w:ascii="Calibri" w:hAnsi="Calibri" w:cs="Calibri"/>
        </w:rPr>
      </w:pPr>
      <w:r>
        <w:rPr>
          <w:rFonts w:ascii="Calibri" w:hAnsi="Calibri" w:cs="Calibri" w:hint="eastAsia"/>
        </w:rPr>
        <w:t>图</w:t>
      </w:r>
      <w:r>
        <w:rPr>
          <w:rFonts w:ascii="Calibri" w:hAnsi="Calibri" w:cs="Calibri" w:hint="eastAsia"/>
        </w:rPr>
        <w:t>4-</w:t>
      </w:r>
      <w:r>
        <w:rPr>
          <w:rFonts w:ascii="Calibri" w:hAnsi="Calibri" w:cs="Calibri"/>
        </w:rPr>
        <w:t>5</w:t>
      </w:r>
      <w:r>
        <w:rPr>
          <w:rFonts w:ascii="Calibri" w:hAnsi="Calibri" w:cs="Calibri" w:hint="eastAsia"/>
        </w:rPr>
        <w:t xml:space="preserve"> </w:t>
      </w:r>
      <w:r>
        <w:rPr>
          <w:rFonts w:ascii="Calibri" w:hAnsi="Calibri" w:cs="Calibri" w:hint="eastAsia"/>
        </w:rPr>
        <w:t>管理员</w:t>
      </w:r>
      <w:r>
        <w:rPr>
          <w:rFonts w:ascii="Calibri" w:hAnsi="Calibri" w:cs="Calibri" w:hint="eastAsia"/>
        </w:rPr>
        <w:t>E-R</w:t>
      </w:r>
      <w:r>
        <w:rPr>
          <w:rFonts w:ascii="Calibri" w:hAnsi="Calibri" w:cs="Calibri" w:hint="eastAsia"/>
        </w:rPr>
        <w:t>关系图</w:t>
      </w:r>
    </w:p>
    <w:p w14:paraId="571444B0" w14:textId="77777777" w:rsidR="004834C5" w:rsidRDefault="004834C5" w:rsidP="004834C5">
      <w:pPr>
        <w:spacing w:line="360" w:lineRule="auto"/>
        <w:jc w:val="center"/>
        <w:rPr>
          <w:rFonts w:ascii="Calibri" w:hAnsi="Calibri" w:cs="Calibri"/>
        </w:rPr>
      </w:pPr>
    </w:p>
    <w:p w14:paraId="63AA5E5D" w14:textId="77777777" w:rsidR="00F012CA" w:rsidRDefault="002E62EA">
      <w:pPr>
        <w:pStyle w:val="3"/>
        <w:rPr>
          <w:rFonts w:ascii="Calibri" w:hAnsi="Calibri"/>
        </w:rPr>
      </w:pPr>
      <w:bookmarkStart w:id="83" w:name="_Toc291667800"/>
      <w:r>
        <w:rPr>
          <w:rFonts w:ascii="Calibri" w:hAnsi="Calibri" w:hint="eastAsia"/>
        </w:rPr>
        <w:br w:type="page"/>
      </w:r>
      <w:bookmarkStart w:id="84" w:name="_Toc19528"/>
      <w:r>
        <w:rPr>
          <w:rFonts w:ascii="Calibri" w:hAnsi="Calibri" w:hint="eastAsia"/>
          <w:sz w:val="28"/>
          <w:szCs w:val="28"/>
        </w:rPr>
        <w:lastRenderedPageBreak/>
        <w:t xml:space="preserve">4.5.2 </w:t>
      </w:r>
      <w:r>
        <w:rPr>
          <w:rFonts w:ascii="Calibri" w:hAnsi="Calibri" w:hint="eastAsia"/>
          <w:sz w:val="28"/>
          <w:szCs w:val="28"/>
        </w:rPr>
        <w:t>物理结构设计</w:t>
      </w:r>
      <w:bookmarkEnd w:id="83"/>
      <w:bookmarkEnd w:id="84"/>
    </w:p>
    <w:p w14:paraId="19F2FAB7" w14:textId="7D452FD7" w:rsidR="00F012CA" w:rsidRDefault="002E62EA">
      <w:pPr>
        <w:pStyle w:val="a3"/>
        <w:spacing w:line="360" w:lineRule="auto"/>
        <w:ind w:firstLine="480"/>
        <w:rPr>
          <w:rFonts w:ascii="Calibri" w:hAnsi="Calibri"/>
        </w:rPr>
      </w:pPr>
      <w:r>
        <w:rPr>
          <w:rFonts w:ascii="Calibri" w:hAnsi="Calibri" w:hint="eastAsia"/>
        </w:rPr>
        <w:t>本系统主要设计了</w:t>
      </w:r>
      <w:r w:rsidR="00E20FB8">
        <w:rPr>
          <w:rFonts w:ascii="Calibri" w:hAnsi="Calibri" w:hint="eastAsia"/>
        </w:rPr>
        <w:t>八</w:t>
      </w:r>
      <w:r>
        <w:rPr>
          <w:rFonts w:ascii="Calibri" w:hAnsi="Calibri" w:hint="eastAsia"/>
        </w:rPr>
        <w:t>张数据库表——用户表（</w:t>
      </w:r>
      <w:r w:rsidR="00B72D59">
        <w:rPr>
          <w:rFonts w:ascii="Calibri" w:hAnsi="Calibri"/>
        </w:rPr>
        <w:t>u</w:t>
      </w:r>
      <w:r>
        <w:rPr>
          <w:rFonts w:ascii="Calibri" w:hAnsi="Calibri" w:hint="eastAsia"/>
        </w:rPr>
        <w:t>ser</w:t>
      </w:r>
      <w:r w:rsidR="009E637F">
        <w:rPr>
          <w:rFonts w:ascii="Calibri" w:hAnsi="Calibri" w:hint="eastAsia"/>
        </w:rPr>
        <w:t>s</w:t>
      </w:r>
      <w:r>
        <w:rPr>
          <w:rFonts w:ascii="Calibri" w:hAnsi="Calibri" w:hint="eastAsia"/>
        </w:rPr>
        <w:t>）、</w:t>
      </w:r>
      <w:r w:rsidR="00161529">
        <w:rPr>
          <w:rFonts w:ascii="Calibri" w:hAnsi="Calibri" w:hint="eastAsia"/>
        </w:rPr>
        <w:t>管理员</w:t>
      </w:r>
      <w:r>
        <w:rPr>
          <w:rFonts w:ascii="Calibri" w:hAnsi="Calibri" w:hint="eastAsia"/>
        </w:rPr>
        <w:t>表（</w:t>
      </w:r>
      <w:proofErr w:type="spellStart"/>
      <w:r w:rsidR="00161529">
        <w:rPr>
          <w:rFonts w:ascii="Calibri" w:hAnsi="Calibri" w:hint="eastAsia"/>
        </w:rPr>
        <w:t>adminusers</w:t>
      </w:r>
      <w:proofErr w:type="spellEnd"/>
      <w:r>
        <w:rPr>
          <w:rFonts w:ascii="Calibri" w:hAnsi="Calibri" w:hint="eastAsia"/>
        </w:rPr>
        <w:t>），</w:t>
      </w:r>
      <w:r w:rsidR="00161529">
        <w:rPr>
          <w:rFonts w:ascii="Calibri" w:hAnsi="Calibri" w:hint="eastAsia"/>
        </w:rPr>
        <w:t>诗歌分类表</w:t>
      </w:r>
      <w:r w:rsidR="00161529">
        <w:rPr>
          <w:rFonts w:ascii="Calibri" w:hAnsi="Calibri" w:hint="eastAsia"/>
        </w:rPr>
        <w:t>(</w:t>
      </w:r>
      <w:proofErr w:type="spellStart"/>
      <w:r w:rsidR="00161529">
        <w:rPr>
          <w:rFonts w:ascii="Calibri" w:hAnsi="Calibri"/>
        </w:rPr>
        <w:t>poetrytypes</w:t>
      </w:r>
      <w:proofErr w:type="spellEnd"/>
      <w:r w:rsidR="00161529">
        <w:rPr>
          <w:rFonts w:ascii="Calibri" w:hAnsi="Calibri"/>
        </w:rPr>
        <w:t>),</w:t>
      </w:r>
      <w:r w:rsidR="00161529">
        <w:rPr>
          <w:rFonts w:ascii="Calibri" w:hAnsi="Calibri" w:hint="eastAsia"/>
        </w:rPr>
        <w:t>诗歌表</w:t>
      </w:r>
      <w:r w:rsidR="00161529">
        <w:rPr>
          <w:rFonts w:ascii="Calibri" w:hAnsi="Calibri" w:hint="eastAsia"/>
        </w:rPr>
        <w:t>(</w:t>
      </w:r>
      <w:r w:rsidR="00161529">
        <w:rPr>
          <w:rFonts w:ascii="Calibri" w:hAnsi="Calibri"/>
        </w:rPr>
        <w:t>poems),</w:t>
      </w:r>
      <w:r w:rsidR="00161529">
        <w:rPr>
          <w:rFonts w:ascii="Calibri" w:hAnsi="Calibri" w:hint="eastAsia"/>
        </w:rPr>
        <w:t>广告表</w:t>
      </w:r>
      <w:r w:rsidR="00161529">
        <w:rPr>
          <w:rFonts w:ascii="Calibri" w:hAnsi="Calibri" w:hint="eastAsia"/>
        </w:rPr>
        <w:t>(</w:t>
      </w:r>
      <w:r w:rsidR="00161529">
        <w:rPr>
          <w:rFonts w:ascii="Calibri" w:hAnsi="Calibri"/>
        </w:rPr>
        <w:t>ads),</w:t>
      </w:r>
      <w:r w:rsidR="00161529">
        <w:rPr>
          <w:rFonts w:ascii="Calibri" w:hAnsi="Calibri" w:hint="eastAsia"/>
        </w:rPr>
        <w:t>诗人表</w:t>
      </w:r>
      <w:r w:rsidR="00161529">
        <w:rPr>
          <w:rFonts w:ascii="Calibri" w:hAnsi="Calibri" w:hint="eastAsia"/>
        </w:rPr>
        <w:t>(</w:t>
      </w:r>
      <w:r w:rsidR="00161529">
        <w:rPr>
          <w:rFonts w:ascii="Calibri" w:hAnsi="Calibri"/>
        </w:rPr>
        <w:t>poets),</w:t>
      </w:r>
      <w:r w:rsidR="00161529">
        <w:rPr>
          <w:rFonts w:ascii="Calibri" w:hAnsi="Calibri" w:hint="eastAsia"/>
        </w:rPr>
        <w:t>时代表</w:t>
      </w:r>
      <w:r w:rsidR="00161529">
        <w:rPr>
          <w:rFonts w:ascii="Calibri" w:hAnsi="Calibri" w:hint="eastAsia"/>
        </w:rPr>
        <w:t>(</w:t>
      </w:r>
      <w:r w:rsidR="00161529">
        <w:rPr>
          <w:rFonts w:ascii="Calibri" w:hAnsi="Calibri"/>
        </w:rPr>
        <w:t>longs),</w:t>
      </w:r>
      <w:r w:rsidR="00161529">
        <w:rPr>
          <w:rFonts w:ascii="Calibri" w:hAnsi="Calibri" w:hint="eastAsia"/>
        </w:rPr>
        <w:t>视频表</w:t>
      </w:r>
      <w:r w:rsidR="00161529">
        <w:rPr>
          <w:rFonts w:ascii="Calibri" w:hAnsi="Calibri" w:hint="eastAsia"/>
        </w:rPr>
        <w:t>(</w:t>
      </w:r>
      <w:r w:rsidR="00161529">
        <w:rPr>
          <w:rFonts w:ascii="Calibri" w:hAnsi="Calibri"/>
        </w:rPr>
        <w:t>video</w:t>
      </w:r>
      <w:r w:rsidR="00976E0D">
        <w:rPr>
          <w:rFonts w:ascii="Calibri" w:hAnsi="Calibri" w:hint="eastAsia"/>
        </w:rPr>
        <w:t>s</w:t>
      </w:r>
      <w:r w:rsidR="00161529">
        <w:rPr>
          <w:rFonts w:ascii="Calibri" w:hAnsi="Calibri"/>
        </w:rPr>
        <w:t>)</w:t>
      </w:r>
      <w:r w:rsidR="00B72D59">
        <w:rPr>
          <w:rFonts w:ascii="Calibri" w:hAnsi="Calibri" w:hint="eastAsia"/>
        </w:rPr>
        <w:t>,</w:t>
      </w:r>
      <w:r>
        <w:rPr>
          <w:rFonts w:ascii="Calibri" w:hAnsi="Calibri" w:hint="eastAsia"/>
        </w:rPr>
        <w:t>具体结构设计如表</w:t>
      </w:r>
      <w:r>
        <w:rPr>
          <w:rFonts w:ascii="Calibri" w:hAnsi="Calibri" w:hint="eastAsia"/>
        </w:rPr>
        <w:t>4-4</w:t>
      </w:r>
      <w:r>
        <w:rPr>
          <w:rFonts w:ascii="Calibri" w:hAnsi="Calibri" w:hint="eastAsia"/>
        </w:rPr>
        <w:t>、</w:t>
      </w:r>
      <w:r>
        <w:rPr>
          <w:rFonts w:ascii="Calibri" w:hAnsi="Calibri" w:hint="eastAsia"/>
        </w:rPr>
        <w:t>4-5</w:t>
      </w:r>
      <w:r>
        <w:rPr>
          <w:rFonts w:ascii="Calibri" w:hAnsi="Calibri" w:hint="eastAsia"/>
        </w:rPr>
        <w:t>所示。</w:t>
      </w:r>
    </w:p>
    <w:p w14:paraId="19890BA9" w14:textId="77777777" w:rsidR="00F012CA" w:rsidRDefault="002E62EA">
      <w:pPr>
        <w:spacing w:line="360" w:lineRule="auto"/>
        <w:ind w:leftChars="1500" w:left="3600"/>
        <w:rPr>
          <w:rFonts w:ascii="Calibri" w:hAnsi="Calibri" w:cs="Calibri"/>
        </w:rPr>
      </w:pPr>
      <w:r>
        <w:rPr>
          <w:rFonts w:ascii="Calibri" w:hAnsi="Calibri" w:cs="Calibri" w:hint="eastAsia"/>
        </w:rPr>
        <w:t>表</w:t>
      </w:r>
      <w:r>
        <w:rPr>
          <w:rFonts w:ascii="Calibri" w:hAnsi="Calibri" w:cs="Calibri" w:hint="eastAsia"/>
        </w:rPr>
        <w:t xml:space="preserve"> 4-3 </w:t>
      </w:r>
      <w:r>
        <w:rPr>
          <w:rFonts w:ascii="Calibri" w:hAnsi="Calibri" w:cs="Calibri" w:hint="eastAsia"/>
        </w:rPr>
        <w:t>数据库表单</w:t>
      </w:r>
    </w:p>
    <w:tbl>
      <w:tblPr>
        <w:tblW w:w="793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969"/>
        <w:gridCol w:w="3968"/>
      </w:tblGrid>
      <w:tr w:rsidR="00F012CA" w14:paraId="270FD2F0" w14:textId="77777777">
        <w:trPr>
          <w:jc w:val="center"/>
        </w:trPr>
        <w:tc>
          <w:tcPr>
            <w:tcW w:w="3969" w:type="dxa"/>
            <w:shd w:val="clear" w:color="auto" w:fill="FFFFFF" w:themeFill="background1"/>
            <w:vAlign w:val="center"/>
          </w:tcPr>
          <w:p w14:paraId="39910951" w14:textId="77777777" w:rsidR="00F012CA" w:rsidRDefault="002E62EA">
            <w:pPr>
              <w:spacing w:line="360" w:lineRule="auto"/>
              <w:ind w:firstLineChars="200" w:firstLine="482"/>
              <w:jc w:val="center"/>
              <w:rPr>
                <w:rFonts w:ascii="Calibri" w:hAnsi="Calibri"/>
                <w:b/>
                <w:bCs/>
              </w:rPr>
            </w:pPr>
            <w:r>
              <w:rPr>
                <w:rFonts w:ascii="Calibri" w:hAnsi="Calibri" w:hint="eastAsia"/>
                <w:b/>
                <w:bCs/>
              </w:rPr>
              <w:t>数据表名</w:t>
            </w:r>
          </w:p>
        </w:tc>
        <w:tc>
          <w:tcPr>
            <w:tcW w:w="3969" w:type="dxa"/>
            <w:shd w:val="clear" w:color="auto" w:fill="FFFFFF" w:themeFill="background1"/>
            <w:vAlign w:val="center"/>
          </w:tcPr>
          <w:p w14:paraId="0C1F47BD" w14:textId="77777777" w:rsidR="00F012CA" w:rsidRDefault="002E62EA">
            <w:pPr>
              <w:spacing w:line="360" w:lineRule="auto"/>
              <w:ind w:firstLineChars="200" w:firstLine="482"/>
              <w:jc w:val="center"/>
              <w:rPr>
                <w:rFonts w:ascii="Calibri" w:hAnsi="Calibri"/>
                <w:b/>
                <w:bCs/>
              </w:rPr>
            </w:pPr>
            <w:r>
              <w:rPr>
                <w:rFonts w:ascii="Calibri" w:hAnsi="Calibri" w:hint="eastAsia"/>
                <w:b/>
                <w:bCs/>
              </w:rPr>
              <w:t>注释</w:t>
            </w:r>
          </w:p>
        </w:tc>
      </w:tr>
      <w:tr w:rsidR="00F012CA" w14:paraId="47E02E26" w14:textId="77777777">
        <w:trPr>
          <w:trHeight w:val="345"/>
          <w:jc w:val="center"/>
        </w:trPr>
        <w:tc>
          <w:tcPr>
            <w:tcW w:w="3969" w:type="dxa"/>
          </w:tcPr>
          <w:p w14:paraId="251BFA49" w14:textId="68633B7F" w:rsidR="00F012CA" w:rsidRDefault="00B72D59">
            <w:pPr>
              <w:ind w:firstLineChars="200" w:firstLine="480"/>
              <w:jc w:val="center"/>
              <w:rPr>
                <w:rFonts w:ascii="Calibri" w:hAnsi="Calibri"/>
              </w:rPr>
            </w:pPr>
            <w:r>
              <w:rPr>
                <w:rFonts w:ascii="Calibri" w:hAnsi="Calibri"/>
              </w:rPr>
              <w:t>u</w:t>
            </w:r>
            <w:r w:rsidR="002E62EA">
              <w:rPr>
                <w:rFonts w:ascii="Calibri" w:hAnsi="Calibri" w:hint="eastAsia"/>
              </w:rPr>
              <w:t>ser</w:t>
            </w:r>
            <w:r w:rsidR="009E637F">
              <w:rPr>
                <w:rFonts w:ascii="Calibri" w:hAnsi="Calibri" w:hint="eastAsia"/>
              </w:rPr>
              <w:t>s</w:t>
            </w:r>
          </w:p>
        </w:tc>
        <w:tc>
          <w:tcPr>
            <w:tcW w:w="3969" w:type="dxa"/>
          </w:tcPr>
          <w:p w14:paraId="3D5D85BB" w14:textId="77777777" w:rsidR="00F012CA" w:rsidRDefault="002E62EA">
            <w:pPr>
              <w:ind w:firstLineChars="200" w:firstLine="480"/>
              <w:jc w:val="center"/>
              <w:rPr>
                <w:rFonts w:ascii="Calibri" w:hAnsi="Calibri"/>
              </w:rPr>
            </w:pPr>
            <w:r>
              <w:rPr>
                <w:rFonts w:ascii="Calibri" w:hAnsi="Calibri" w:hint="eastAsia"/>
              </w:rPr>
              <w:t>用户表</w:t>
            </w:r>
          </w:p>
        </w:tc>
      </w:tr>
      <w:tr w:rsidR="00F012CA" w14:paraId="6B6BE885" w14:textId="77777777">
        <w:trPr>
          <w:trHeight w:val="345"/>
          <w:jc w:val="center"/>
        </w:trPr>
        <w:tc>
          <w:tcPr>
            <w:tcW w:w="3969" w:type="dxa"/>
          </w:tcPr>
          <w:p w14:paraId="7E575220" w14:textId="7C06E1E3" w:rsidR="00F012CA" w:rsidRDefault="00B72D59">
            <w:pPr>
              <w:ind w:firstLineChars="200" w:firstLine="480"/>
              <w:jc w:val="center"/>
              <w:rPr>
                <w:rFonts w:ascii="Calibri" w:hAnsi="Calibri"/>
              </w:rPr>
            </w:pPr>
            <w:proofErr w:type="spellStart"/>
            <w:r>
              <w:rPr>
                <w:rFonts w:ascii="Calibri" w:hAnsi="Calibri" w:hint="eastAsia"/>
              </w:rPr>
              <w:t>adminusers</w:t>
            </w:r>
            <w:proofErr w:type="spellEnd"/>
          </w:p>
        </w:tc>
        <w:tc>
          <w:tcPr>
            <w:tcW w:w="3969" w:type="dxa"/>
          </w:tcPr>
          <w:p w14:paraId="76F68C29" w14:textId="039421B8" w:rsidR="00F012CA" w:rsidRDefault="00B72D59">
            <w:pPr>
              <w:ind w:firstLineChars="200" w:firstLine="480"/>
              <w:jc w:val="center"/>
              <w:rPr>
                <w:rFonts w:ascii="Calibri" w:hAnsi="Calibri"/>
              </w:rPr>
            </w:pPr>
            <w:r>
              <w:rPr>
                <w:rFonts w:ascii="Calibri" w:hAnsi="Calibri" w:hint="eastAsia"/>
              </w:rPr>
              <w:t>管理员表</w:t>
            </w:r>
          </w:p>
        </w:tc>
      </w:tr>
      <w:tr w:rsidR="00B72D59" w14:paraId="69A201C5" w14:textId="77777777">
        <w:trPr>
          <w:trHeight w:val="345"/>
          <w:jc w:val="center"/>
        </w:trPr>
        <w:tc>
          <w:tcPr>
            <w:tcW w:w="3969" w:type="dxa"/>
          </w:tcPr>
          <w:p w14:paraId="7B2EA818" w14:textId="070D7E3E" w:rsidR="00B72D59" w:rsidRDefault="00976E0D">
            <w:pPr>
              <w:ind w:firstLineChars="200" w:firstLine="480"/>
              <w:jc w:val="center"/>
              <w:rPr>
                <w:rFonts w:ascii="Calibri" w:hAnsi="Calibri"/>
              </w:rPr>
            </w:pPr>
            <w:proofErr w:type="spellStart"/>
            <w:r>
              <w:rPr>
                <w:rFonts w:ascii="Calibri" w:hAnsi="Calibri"/>
              </w:rPr>
              <w:t>poetrytypes</w:t>
            </w:r>
            <w:proofErr w:type="spellEnd"/>
          </w:p>
        </w:tc>
        <w:tc>
          <w:tcPr>
            <w:tcW w:w="3969" w:type="dxa"/>
          </w:tcPr>
          <w:p w14:paraId="47F3A8DD" w14:textId="40F818E1" w:rsidR="00B72D59" w:rsidRDefault="00976E0D">
            <w:pPr>
              <w:ind w:firstLineChars="200" w:firstLine="480"/>
              <w:jc w:val="center"/>
              <w:rPr>
                <w:rFonts w:ascii="Calibri" w:hAnsi="Calibri"/>
              </w:rPr>
            </w:pPr>
            <w:r>
              <w:rPr>
                <w:rFonts w:ascii="Calibri" w:hAnsi="Calibri" w:hint="eastAsia"/>
              </w:rPr>
              <w:t>诗歌分类表</w:t>
            </w:r>
          </w:p>
        </w:tc>
      </w:tr>
      <w:tr w:rsidR="00B72D59" w14:paraId="595F20AF" w14:textId="77777777">
        <w:trPr>
          <w:trHeight w:val="345"/>
          <w:jc w:val="center"/>
        </w:trPr>
        <w:tc>
          <w:tcPr>
            <w:tcW w:w="3969" w:type="dxa"/>
          </w:tcPr>
          <w:p w14:paraId="072ADA75" w14:textId="0D7BAF46" w:rsidR="00B72D59" w:rsidRDefault="00976E0D">
            <w:pPr>
              <w:ind w:firstLineChars="200" w:firstLine="480"/>
              <w:jc w:val="center"/>
              <w:rPr>
                <w:rFonts w:ascii="Calibri" w:hAnsi="Calibri"/>
              </w:rPr>
            </w:pPr>
            <w:r>
              <w:rPr>
                <w:rFonts w:ascii="Calibri" w:hAnsi="Calibri"/>
              </w:rPr>
              <w:t>poems</w:t>
            </w:r>
          </w:p>
        </w:tc>
        <w:tc>
          <w:tcPr>
            <w:tcW w:w="3969" w:type="dxa"/>
          </w:tcPr>
          <w:p w14:paraId="120B5F99" w14:textId="63AD2D6A" w:rsidR="00B72D59" w:rsidRDefault="00976E0D">
            <w:pPr>
              <w:ind w:firstLineChars="200" w:firstLine="480"/>
              <w:jc w:val="center"/>
              <w:rPr>
                <w:rFonts w:ascii="Calibri" w:hAnsi="Calibri"/>
              </w:rPr>
            </w:pPr>
            <w:r>
              <w:rPr>
                <w:rFonts w:ascii="Calibri" w:hAnsi="Calibri" w:hint="eastAsia"/>
              </w:rPr>
              <w:t>诗歌表</w:t>
            </w:r>
          </w:p>
        </w:tc>
      </w:tr>
      <w:tr w:rsidR="00B72D59" w14:paraId="41278EC5" w14:textId="77777777">
        <w:trPr>
          <w:trHeight w:val="345"/>
          <w:jc w:val="center"/>
        </w:trPr>
        <w:tc>
          <w:tcPr>
            <w:tcW w:w="3969" w:type="dxa"/>
          </w:tcPr>
          <w:p w14:paraId="3175CAF1" w14:textId="0DB4C035" w:rsidR="00B72D59" w:rsidRDefault="00976E0D">
            <w:pPr>
              <w:ind w:firstLineChars="200" w:firstLine="480"/>
              <w:jc w:val="center"/>
              <w:rPr>
                <w:rFonts w:ascii="Calibri" w:hAnsi="Calibri"/>
              </w:rPr>
            </w:pPr>
            <w:r>
              <w:rPr>
                <w:rFonts w:ascii="Calibri" w:hAnsi="Calibri"/>
              </w:rPr>
              <w:t>ads</w:t>
            </w:r>
          </w:p>
        </w:tc>
        <w:tc>
          <w:tcPr>
            <w:tcW w:w="3969" w:type="dxa"/>
          </w:tcPr>
          <w:p w14:paraId="0EF75293" w14:textId="559A7761" w:rsidR="00B72D59" w:rsidRDefault="00976E0D">
            <w:pPr>
              <w:ind w:firstLineChars="200" w:firstLine="480"/>
              <w:jc w:val="center"/>
              <w:rPr>
                <w:rFonts w:ascii="Calibri" w:hAnsi="Calibri"/>
              </w:rPr>
            </w:pPr>
            <w:r>
              <w:rPr>
                <w:rFonts w:ascii="Calibri" w:hAnsi="Calibri" w:hint="eastAsia"/>
              </w:rPr>
              <w:t>广告表</w:t>
            </w:r>
          </w:p>
        </w:tc>
      </w:tr>
      <w:tr w:rsidR="00B72D59" w14:paraId="7B2FB4F4" w14:textId="77777777">
        <w:trPr>
          <w:trHeight w:val="345"/>
          <w:jc w:val="center"/>
        </w:trPr>
        <w:tc>
          <w:tcPr>
            <w:tcW w:w="3969" w:type="dxa"/>
          </w:tcPr>
          <w:p w14:paraId="408EF6C3" w14:textId="3C2720BB" w:rsidR="00B72D59" w:rsidRDefault="00976E0D">
            <w:pPr>
              <w:ind w:firstLineChars="200" w:firstLine="480"/>
              <w:jc w:val="center"/>
              <w:rPr>
                <w:rFonts w:ascii="Calibri" w:hAnsi="Calibri"/>
              </w:rPr>
            </w:pPr>
            <w:r>
              <w:rPr>
                <w:rFonts w:ascii="Calibri" w:hAnsi="Calibri"/>
              </w:rPr>
              <w:t>poets</w:t>
            </w:r>
          </w:p>
        </w:tc>
        <w:tc>
          <w:tcPr>
            <w:tcW w:w="3969" w:type="dxa"/>
          </w:tcPr>
          <w:p w14:paraId="479D5E19" w14:textId="56F1EB21" w:rsidR="00B72D59" w:rsidRDefault="00976E0D">
            <w:pPr>
              <w:ind w:firstLineChars="200" w:firstLine="480"/>
              <w:jc w:val="center"/>
              <w:rPr>
                <w:rFonts w:ascii="Calibri" w:hAnsi="Calibri"/>
              </w:rPr>
            </w:pPr>
            <w:r>
              <w:rPr>
                <w:rFonts w:ascii="Calibri" w:hAnsi="Calibri" w:hint="eastAsia"/>
              </w:rPr>
              <w:t>诗人表</w:t>
            </w:r>
          </w:p>
        </w:tc>
      </w:tr>
      <w:tr w:rsidR="00B72D59" w14:paraId="41258B30" w14:textId="77777777">
        <w:trPr>
          <w:trHeight w:val="345"/>
          <w:jc w:val="center"/>
        </w:trPr>
        <w:tc>
          <w:tcPr>
            <w:tcW w:w="3969" w:type="dxa"/>
          </w:tcPr>
          <w:p w14:paraId="703DE69B" w14:textId="04AA209B" w:rsidR="00B72D59" w:rsidRDefault="00976E0D">
            <w:pPr>
              <w:ind w:firstLineChars="200" w:firstLine="480"/>
              <w:jc w:val="center"/>
              <w:rPr>
                <w:rFonts w:ascii="Calibri" w:hAnsi="Calibri"/>
              </w:rPr>
            </w:pPr>
            <w:r>
              <w:rPr>
                <w:rFonts w:ascii="Calibri" w:hAnsi="Calibri"/>
              </w:rPr>
              <w:t>longs</w:t>
            </w:r>
          </w:p>
        </w:tc>
        <w:tc>
          <w:tcPr>
            <w:tcW w:w="3969" w:type="dxa"/>
          </w:tcPr>
          <w:p w14:paraId="11C4ACCA" w14:textId="3179DF26" w:rsidR="00B72D59" w:rsidRDefault="00976E0D">
            <w:pPr>
              <w:ind w:firstLineChars="200" w:firstLine="480"/>
              <w:jc w:val="center"/>
              <w:rPr>
                <w:rFonts w:ascii="Calibri" w:hAnsi="Calibri"/>
              </w:rPr>
            </w:pPr>
            <w:r>
              <w:rPr>
                <w:rFonts w:ascii="Calibri" w:hAnsi="Calibri" w:hint="eastAsia"/>
              </w:rPr>
              <w:t>时代表</w:t>
            </w:r>
          </w:p>
        </w:tc>
      </w:tr>
      <w:tr w:rsidR="00976E0D" w14:paraId="791041BC" w14:textId="77777777">
        <w:trPr>
          <w:trHeight w:val="345"/>
          <w:jc w:val="center"/>
        </w:trPr>
        <w:tc>
          <w:tcPr>
            <w:tcW w:w="3969" w:type="dxa"/>
          </w:tcPr>
          <w:p w14:paraId="77A02CA1" w14:textId="6FF13DEE" w:rsidR="00976E0D" w:rsidRDefault="00976E0D">
            <w:pPr>
              <w:ind w:firstLineChars="200" w:firstLine="480"/>
              <w:jc w:val="center"/>
              <w:rPr>
                <w:rFonts w:ascii="Calibri" w:hAnsi="Calibri"/>
              </w:rPr>
            </w:pPr>
            <w:r>
              <w:rPr>
                <w:rFonts w:ascii="Calibri" w:hAnsi="Calibri"/>
              </w:rPr>
              <w:t>videos</w:t>
            </w:r>
          </w:p>
        </w:tc>
        <w:tc>
          <w:tcPr>
            <w:tcW w:w="3969" w:type="dxa"/>
          </w:tcPr>
          <w:p w14:paraId="56DD0B88" w14:textId="223BED23" w:rsidR="00976E0D" w:rsidRDefault="00976E0D">
            <w:pPr>
              <w:ind w:firstLineChars="200" w:firstLine="480"/>
              <w:jc w:val="center"/>
              <w:rPr>
                <w:rFonts w:ascii="Calibri" w:hAnsi="Calibri"/>
              </w:rPr>
            </w:pPr>
            <w:r>
              <w:rPr>
                <w:rFonts w:ascii="Calibri" w:hAnsi="Calibri" w:hint="eastAsia"/>
              </w:rPr>
              <w:t>视频表</w:t>
            </w:r>
          </w:p>
        </w:tc>
      </w:tr>
    </w:tbl>
    <w:p w14:paraId="25C41840" w14:textId="42D2E370" w:rsidR="00F012CA" w:rsidRDefault="002E62EA">
      <w:pPr>
        <w:ind w:leftChars="1000" w:left="2400" w:firstLineChars="200" w:firstLine="480"/>
        <w:rPr>
          <w:rFonts w:ascii="Calibri" w:hAnsi="Calibri" w:cs="Calibri"/>
        </w:rPr>
      </w:pPr>
      <w:bookmarkStart w:id="85" w:name="_Toc23689"/>
      <w:r>
        <w:rPr>
          <w:rFonts w:hint="eastAsia"/>
        </w:rPr>
        <w:t>数据库名：</w:t>
      </w:r>
      <w:proofErr w:type="spellStart"/>
      <w:r w:rsidR="0046501D" w:rsidRPr="0046501D">
        <w:rPr>
          <w:rFonts w:hint="eastAsia"/>
        </w:rPr>
        <w:t>vue</w:t>
      </w:r>
      <w:r w:rsidRPr="0046501D">
        <w:rPr>
          <w:rFonts w:ascii="Calibri" w:hAnsi="Calibri" w:cs="Calibri"/>
        </w:rPr>
        <w:t>_</w:t>
      </w:r>
      <w:bookmarkEnd w:id="85"/>
      <w:r w:rsidR="0046501D" w:rsidRPr="0046501D">
        <w:rPr>
          <w:rFonts w:ascii="Calibri" w:hAnsi="Calibri" w:cs="Calibri" w:hint="eastAsia"/>
        </w:rPr>
        <w:t>poetry</w:t>
      </w:r>
      <w:proofErr w:type="spellEnd"/>
    </w:p>
    <w:p w14:paraId="2F6C128F" w14:textId="77777777" w:rsidR="0046501D" w:rsidRDefault="0046501D">
      <w:pPr>
        <w:ind w:leftChars="1000" w:left="2400" w:firstLineChars="200" w:firstLine="480"/>
      </w:pPr>
    </w:p>
    <w:p w14:paraId="6EE3124F" w14:textId="0461B881" w:rsidR="00F012CA" w:rsidRDefault="002E62EA">
      <w:pPr>
        <w:spacing w:line="360" w:lineRule="auto"/>
        <w:ind w:leftChars="1500" w:left="3600"/>
        <w:rPr>
          <w:rFonts w:ascii="Calibri" w:hAnsi="Calibri" w:cs="Calibri"/>
        </w:rPr>
      </w:pPr>
      <w:r>
        <w:rPr>
          <w:rFonts w:ascii="Calibri" w:hAnsi="Calibri" w:cs="Calibri" w:hint="eastAsia"/>
        </w:rPr>
        <w:t>表</w:t>
      </w:r>
      <w:r>
        <w:rPr>
          <w:rFonts w:ascii="Calibri" w:hAnsi="Calibri" w:cs="Calibri" w:hint="eastAsia"/>
        </w:rPr>
        <w:t xml:space="preserve">4-4 </w:t>
      </w:r>
      <w:proofErr w:type="spellStart"/>
      <w:r w:rsidR="0046501D">
        <w:rPr>
          <w:rFonts w:ascii="Calibri" w:hAnsi="Calibri" w:hint="eastAsia"/>
        </w:rPr>
        <w:t>adminusers</w:t>
      </w:r>
      <w:proofErr w:type="spellEnd"/>
      <w:r>
        <w:rPr>
          <w:rFonts w:ascii="Calibri" w:hAnsi="Calibri" w:cs="Calibri" w:hint="eastAsia"/>
        </w:rPr>
        <w:t>（</w:t>
      </w:r>
      <w:r w:rsidR="0046501D">
        <w:rPr>
          <w:rFonts w:ascii="Calibri" w:hAnsi="Calibri" w:hint="eastAsia"/>
        </w:rPr>
        <w:t>管理员表</w:t>
      </w:r>
      <w:r>
        <w:rPr>
          <w:rFonts w:ascii="Calibri" w:hAnsi="Calibri" w:cs="Calibri" w:hint="eastAsia"/>
        </w:rPr>
        <w:t>）</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1679"/>
        <w:gridCol w:w="1531"/>
        <w:gridCol w:w="1379"/>
        <w:gridCol w:w="3274"/>
      </w:tblGrid>
      <w:tr w:rsidR="0046501D" w:rsidRPr="00B01F41" w14:paraId="39019AE0" w14:textId="77777777" w:rsidTr="008D2A4F">
        <w:tc>
          <w:tcPr>
            <w:tcW w:w="1581" w:type="dxa"/>
            <w:shd w:val="clear" w:color="auto" w:fill="auto"/>
          </w:tcPr>
          <w:p w14:paraId="1E9AFA32"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字段名</w:t>
            </w:r>
          </w:p>
        </w:tc>
        <w:tc>
          <w:tcPr>
            <w:tcW w:w="1702" w:type="dxa"/>
            <w:shd w:val="clear" w:color="auto" w:fill="auto"/>
          </w:tcPr>
          <w:p w14:paraId="3A7D1A7E"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数据类型</w:t>
            </w:r>
          </w:p>
        </w:tc>
        <w:tc>
          <w:tcPr>
            <w:tcW w:w="1568" w:type="dxa"/>
            <w:shd w:val="clear" w:color="auto" w:fill="auto"/>
          </w:tcPr>
          <w:p w14:paraId="6C6E34CE"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是否允许空</w:t>
            </w:r>
          </w:p>
        </w:tc>
        <w:tc>
          <w:tcPr>
            <w:tcW w:w="1410" w:type="dxa"/>
            <w:shd w:val="clear" w:color="auto" w:fill="auto"/>
          </w:tcPr>
          <w:p w14:paraId="5AECA54A"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默认值</w:t>
            </w:r>
          </w:p>
        </w:tc>
        <w:tc>
          <w:tcPr>
            <w:tcW w:w="3379" w:type="dxa"/>
            <w:shd w:val="clear" w:color="auto" w:fill="auto"/>
          </w:tcPr>
          <w:p w14:paraId="438DFBCC"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备注（主外键、字段说明、值域）</w:t>
            </w:r>
          </w:p>
        </w:tc>
      </w:tr>
      <w:tr w:rsidR="0046501D" w:rsidRPr="00B01F41" w14:paraId="340AD9D3" w14:textId="77777777" w:rsidTr="008D2A4F">
        <w:tc>
          <w:tcPr>
            <w:tcW w:w="1581" w:type="dxa"/>
            <w:shd w:val="clear" w:color="auto" w:fill="auto"/>
          </w:tcPr>
          <w:p w14:paraId="0D9F4E15" w14:textId="77777777" w:rsidR="0046501D" w:rsidRPr="00B01F41" w:rsidRDefault="0046501D" w:rsidP="008D2A4F">
            <w:pPr>
              <w:spacing w:line="360" w:lineRule="auto"/>
              <w:ind w:rightChars="100" w:right="240"/>
              <w:rPr>
                <w:rFonts w:ascii="仿宋_GB2312" w:eastAsia="仿宋_GB2312"/>
                <w:bCs/>
              </w:rPr>
            </w:pPr>
            <w:r>
              <w:rPr>
                <w:rFonts w:ascii="Consolas" w:hAnsi="Consolas"/>
                <w:b/>
                <w:bCs/>
                <w:color w:val="494747"/>
                <w:sz w:val="17"/>
                <w:szCs w:val="17"/>
                <w:shd w:val="clear" w:color="auto" w:fill="FFFFFF"/>
              </w:rPr>
              <w:t>_id</w:t>
            </w:r>
          </w:p>
        </w:tc>
        <w:tc>
          <w:tcPr>
            <w:tcW w:w="1702" w:type="dxa"/>
            <w:shd w:val="clear" w:color="auto" w:fill="auto"/>
          </w:tcPr>
          <w:p w14:paraId="338332C7"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4B3FCA25"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693ABCB7"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0D669911"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主键</w:t>
            </w:r>
            <w:r>
              <w:rPr>
                <w:rFonts w:ascii="仿宋_GB2312" w:eastAsia="仿宋_GB2312" w:hint="eastAsia"/>
                <w:bCs/>
              </w:rPr>
              <w:t xml:space="preserve"> 管理员id</w:t>
            </w:r>
          </w:p>
        </w:tc>
      </w:tr>
      <w:tr w:rsidR="0046501D" w:rsidRPr="00B01F41" w14:paraId="49044736" w14:textId="77777777" w:rsidTr="008D2A4F">
        <w:tc>
          <w:tcPr>
            <w:tcW w:w="1581" w:type="dxa"/>
            <w:shd w:val="clear" w:color="auto" w:fill="auto"/>
          </w:tcPr>
          <w:p w14:paraId="1F53336B" w14:textId="77777777" w:rsidR="0046501D" w:rsidRPr="00B01F41" w:rsidRDefault="0046501D" w:rsidP="008D2A4F">
            <w:pPr>
              <w:spacing w:line="360" w:lineRule="auto"/>
              <w:ind w:rightChars="100" w:right="240"/>
              <w:rPr>
                <w:rFonts w:ascii="仿宋_GB2312" w:eastAsia="仿宋_GB2312"/>
                <w:bCs/>
              </w:rPr>
            </w:pPr>
            <w:r w:rsidRPr="003639AC">
              <w:rPr>
                <w:rFonts w:ascii="仿宋_GB2312" w:eastAsia="仿宋_GB2312"/>
                <w:bCs/>
              </w:rPr>
              <w:t>username</w:t>
            </w:r>
          </w:p>
        </w:tc>
        <w:tc>
          <w:tcPr>
            <w:tcW w:w="1702" w:type="dxa"/>
            <w:shd w:val="clear" w:color="auto" w:fill="auto"/>
          </w:tcPr>
          <w:p w14:paraId="55E85973"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4DBC78DA"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5275287F"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739F8027"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管理员登录名</w:t>
            </w:r>
          </w:p>
        </w:tc>
      </w:tr>
      <w:tr w:rsidR="0046501D" w:rsidRPr="00B01F41" w14:paraId="69A47BF7" w14:textId="77777777" w:rsidTr="008D2A4F">
        <w:tc>
          <w:tcPr>
            <w:tcW w:w="1581" w:type="dxa"/>
            <w:shd w:val="clear" w:color="auto" w:fill="auto"/>
          </w:tcPr>
          <w:p w14:paraId="442CC3F3" w14:textId="77777777" w:rsidR="0046501D" w:rsidRPr="00B01F41" w:rsidRDefault="0046501D" w:rsidP="008D2A4F">
            <w:pPr>
              <w:spacing w:line="360" w:lineRule="auto"/>
              <w:ind w:rightChars="100" w:right="240"/>
              <w:rPr>
                <w:rFonts w:ascii="仿宋_GB2312" w:eastAsia="仿宋_GB2312"/>
                <w:bCs/>
              </w:rPr>
            </w:pPr>
            <w:r w:rsidRPr="003639AC">
              <w:rPr>
                <w:rFonts w:ascii="仿宋_GB2312" w:eastAsia="仿宋_GB2312"/>
                <w:bCs/>
              </w:rPr>
              <w:t>password</w:t>
            </w:r>
          </w:p>
        </w:tc>
        <w:tc>
          <w:tcPr>
            <w:tcW w:w="1702" w:type="dxa"/>
            <w:shd w:val="clear" w:color="auto" w:fill="auto"/>
          </w:tcPr>
          <w:p w14:paraId="0466193F"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5BE342CD"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3886A62A"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20A15E1F"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管理员登录密码</w:t>
            </w:r>
          </w:p>
        </w:tc>
      </w:tr>
      <w:tr w:rsidR="0046501D" w:rsidRPr="00B01F41" w14:paraId="4E0E32FD" w14:textId="77777777" w:rsidTr="008D2A4F">
        <w:tc>
          <w:tcPr>
            <w:tcW w:w="1581" w:type="dxa"/>
            <w:shd w:val="clear" w:color="auto" w:fill="auto"/>
          </w:tcPr>
          <w:p w14:paraId="66348F1D" w14:textId="77777777" w:rsidR="0046501D" w:rsidRPr="00B01F41" w:rsidRDefault="0046501D" w:rsidP="008D2A4F">
            <w:pPr>
              <w:spacing w:line="360" w:lineRule="auto"/>
              <w:ind w:rightChars="100" w:right="240"/>
              <w:rPr>
                <w:rFonts w:ascii="仿宋_GB2312" w:eastAsia="仿宋_GB2312"/>
                <w:bCs/>
              </w:rPr>
            </w:pPr>
            <w:r w:rsidRPr="003639AC">
              <w:rPr>
                <w:rFonts w:ascii="仿宋_GB2312" w:eastAsia="仿宋_GB2312"/>
                <w:bCs/>
              </w:rPr>
              <w:t>description</w:t>
            </w:r>
          </w:p>
        </w:tc>
        <w:tc>
          <w:tcPr>
            <w:tcW w:w="1702" w:type="dxa"/>
            <w:shd w:val="clear" w:color="auto" w:fill="auto"/>
          </w:tcPr>
          <w:p w14:paraId="09634A51"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4126C5CA"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是</w:t>
            </w:r>
          </w:p>
        </w:tc>
        <w:tc>
          <w:tcPr>
            <w:tcW w:w="1410" w:type="dxa"/>
            <w:shd w:val="clear" w:color="auto" w:fill="auto"/>
          </w:tcPr>
          <w:p w14:paraId="077EB159"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22666A71"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管理员描述</w:t>
            </w:r>
          </w:p>
        </w:tc>
      </w:tr>
      <w:tr w:rsidR="0046501D" w:rsidRPr="00B01F41" w14:paraId="21AA273E" w14:textId="77777777" w:rsidTr="008D2A4F">
        <w:tc>
          <w:tcPr>
            <w:tcW w:w="1581" w:type="dxa"/>
            <w:shd w:val="clear" w:color="auto" w:fill="auto"/>
          </w:tcPr>
          <w:p w14:paraId="11C6E7C2" w14:textId="77777777" w:rsidR="0046501D" w:rsidRPr="00B01F41" w:rsidRDefault="0046501D" w:rsidP="008D2A4F">
            <w:pPr>
              <w:spacing w:line="360" w:lineRule="auto"/>
              <w:ind w:rightChars="100" w:right="240"/>
              <w:rPr>
                <w:rFonts w:ascii="仿宋_GB2312" w:eastAsia="仿宋_GB2312"/>
                <w:bCs/>
              </w:rPr>
            </w:pPr>
            <w:r w:rsidRPr="003639AC">
              <w:rPr>
                <w:rFonts w:ascii="仿宋_GB2312" w:eastAsia="仿宋_GB2312"/>
                <w:bCs/>
              </w:rPr>
              <w:t>phone</w:t>
            </w:r>
          </w:p>
        </w:tc>
        <w:tc>
          <w:tcPr>
            <w:tcW w:w="1702" w:type="dxa"/>
            <w:shd w:val="clear" w:color="auto" w:fill="auto"/>
          </w:tcPr>
          <w:p w14:paraId="16B5BAC5"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54CAE15F"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0634D022"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33215AEE"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管理员电话</w:t>
            </w:r>
          </w:p>
        </w:tc>
      </w:tr>
    </w:tbl>
    <w:p w14:paraId="13E04A9C" w14:textId="77777777" w:rsidR="0046501D" w:rsidRDefault="0046501D">
      <w:pPr>
        <w:spacing w:line="360" w:lineRule="auto"/>
        <w:ind w:leftChars="1500" w:left="3600"/>
        <w:rPr>
          <w:rFonts w:ascii="Calibri" w:hAnsi="Calibri" w:cs="Calibri"/>
        </w:rPr>
      </w:pPr>
    </w:p>
    <w:p w14:paraId="529C3662" w14:textId="43E8535D" w:rsidR="00F012CA" w:rsidRDefault="002E62EA">
      <w:pPr>
        <w:spacing w:line="360" w:lineRule="auto"/>
        <w:ind w:leftChars="1500" w:left="3600"/>
        <w:rPr>
          <w:rFonts w:ascii="Calibri" w:hAnsi="Calibri" w:cs="Calibri"/>
        </w:rPr>
      </w:pPr>
      <w:r>
        <w:rPr>
          <w:rFonts w:ascii="Calibri" w:hAnsi="Calibri" w:cs="Calibri" w:hint="eastAsia"/>
        </w:rPr>
        <w:t>表</w:t>
      </w:r>
      <w:r>
        <w:rPr>
          <w:rFonts w:ascii="Calibri" w:hAnsi="Calibri" w:cs="Calibri" w:hint="eastAsia"/>
        </w:rPr>
        <w:t xml:space="preserve">4-5 </w:t>
      </w:r>
      <w:r w:rsidR="0046501D">
        <w:rPr>
          <w:rFonts w:ascii="Calibri" w:hAnsi="Calibri"/>
        </w:rPr>
        <w:t>ads</w:t>
      </w:r>
      <w:r>
        <w:rPr>
          <w:rFonts w:ascii="Calibri" w:hAnsi="Calibri" w:cs="Calibri" w:hint="eastAsia"/>
        </w:rPr>
        <w:t>（</w:t>
      </w:r>
      <w:r w:rsidR="0046501D">
        <w:rPr>
          <w:rFonts w:ascii="Calibri" w:hAnsi="Calibri" w:cs="Calibri" w:hint="eastAsia"/>
        </w:rPr>
        <w:t>广告表</w:t>
      </w:r>
      <w:r>
        <w:rPr>
          <w:rFonts w:ascii="Calibri" w:hAnsi="Calibri" w:cs="Calibri" w:hint="eastAsia"/>
        </w:rPr>
        <w:t>）</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1"/>
        <w:gridCol w:w="1702"/>
        <w:gridCol w:w="1568"/>
        <w:gridCol w:w="1410"/>
        <w:gridCol w:w="3379"/>
      </w:tblGrid>
      <w:tr w:rsidR="0046501D" w:rsidRPr="00B01F41" w14:paraId="5B4D38A1" w14:textId="77777777" w:rsidTr="008D2A4F">
        <w:tc>
          <w:tcPr>
            <w:tcW w:w="1581" w:type="dxa"/>
            <w:shd w:val="clear" w:color="auto" w:fill="auto"/>
          </w:tcPr>
          <w:p w14:paraId="76ABE06C"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字段名</w:t>
            </w:r>
          </w:p>
        </w:tc>
        <w:tc>
          <w:tcPr>
            <w:tcW w:w="1702" w:type="dxa"/>
            <w:shd w:val="clear" w:color="auto" w:fill="auto"/>
          </w:tcPr>
          <w:p w14:paraId="3ACD8AB8"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数据类型</w:t>
            </w:r>
          </w:p>
        </w:tc>
        <w:tc>
          <w:tcPr>
            <w:tcW w:w="1568" w:type="dxa"/>
            <w:shd w:val="clear" w:color="auto" w:fill="auto"/>
          </w:tcPr>
          <w:p w14:paraId="7A4F7581"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是否允许空</w:t>
            </w:r>
          </w:p>
        </w:tc>
        <w:tc>
          <w:tcPr>
            <w:tcW w:w="1410" w:type="dxa"/>
            <w:shd w:val="clear" w:color="auto" w:fill="auto"/>
          </w:tcPr>
          <w:p w14:paraId="555BCCB3"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默认值</w:t>
            </w:r>
          </w:p>
        </w:tc>
        <w:tc>
          <w:tcPr>
            <w:tcW w:w="3379" w:type="dxa"/>
            <w:shd w:val="clear" w:color="auto" w:fill="auto"/>
          </w:tcPr>
          <w:p w14:paraId="3DC8CC2A"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备注（主外键、字段说明、值域）</w:t>
            </w:r>
          </w:p>
        </w:tc>
      </w:tr>
      <w:tr w:rsidR="0046501D" w:rsidRPr="00B01F41" w14:paraId="335D4C20" w14:textId="77777777" w:rsidTr="008D2A4F">
        <w:tc>
          <w:tcPr>
            <w:tcW w:w="1581" w:type="dxa"/>
            <w:shd w:val="clear" w:color="auto" w:fill="auto"/>
          </w:tcPr>
          <w:p w14:paraId="3C825C5E" w14:textId="77777777" w:rsidR="0046501D" w:rsidRPr="00B01F41" w:rsidRDefault="0046501D" w:rsidP="008D2A4F">
            <w:pPr>
              <w:spacing w:line="360" w:lineRule="auto"/>
              <w:ind w:rightChars="100" w:right="240"/>
              <w:rPr>
                <w:rFonts w:ascii="仿宋_GB2312" w:eastAsia="仿宋_GB2312"/>
                <w:bCs/>
              </w:rPr>
            </w:pPr>
            <w:r w:rsidRPr="003639AC">
              <w:rPr>
                <w:rFonts w:ascii="仿宋_GB2312" w:eastAsia="仿宋_GB2312"/>
                <w:bCs/>
              </w:rPr>
              <w:t>_id</w:t>
            </w:r>
          </w:p>
        </w:tc>
        <w:tc>
          <w:tcPr>
            <w:tcW w:w="1702" w:type="dxa"/>
            <w:shd w:val="clear" w:color="auto" w:fill="auto"/>
          </w:tcPr>
          <w:p w14:paraId="701E60DB"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5876A22D"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5A38727C"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428CEC98"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主键</w:t>
            </w:r>
            <w:r>
              <w:rPr>
                <w:rFonts w:ascii="仿宋_GB2312" w:eastAsia="仿宋_GB2312" w:hint="eastAsia"/>
                <w:bCs/>
              </w:rPr>
              <w:t xml:space="preserve"> 广告id</w:t>
            </w:r>
          </w:p>
        </w:tc>
      </w:tr>
      <w:tr w:rsidR="0046501D" w:rsidRPr="00B01F41" w14:paraId="0C937F97" w14:textId="77777777" w:rsidTr="008D2A4F">
        <w:tc>
          <w:tcPr>
            <w:tcW w:w="1581" w:type="dxa"/>
            <w:shd w:val="clear" w:color="auto" w:fill="auto"/>
          </w:tcPr>
          <w:p w14:paraId="1D3E375A" w14:textId="77777777" w:rsidR="0046501D" w:rsidRPr="00B01F41" w:rsidRDefault="0046501D" w:rsidP="008D2A4F">
            <w:pPr>
              <w:spacing w:line="360" w:lineRule="auto"/>
              <w:ind w:rightChars="100" w:right="240"/>
              <w:rPr>
                <w:rFonts w:ascii="仿宋_GB2312" w:eastAsia="仿宋_GB2312"/>
                <w:bCs/>
              </w:rPr>
            </w:pPr>
            <w:r w:rsidRPr="003639AC">
              <w:rPr>
                <w:rFonts w:ascii="仿宋_GB2312" w:eastAsia="仿宋_GB2312"/>
                <w:bCs/>
              </w:rPr>
              <w:lastRenderedPageBreak/>
              <w:t>name</w:t>
            </w:r>
          </w:p>
        </w:tc>
        <w:tc>
          <w:tcPr>
            <w:tcW w:w="1702" w:type="dxa"/>
            <w:shd w:val="clear" w:color="auto" w:fill="auto"/>
          </w:tcPr>
          <w:p w14:paraId="76DE355C"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45B1F711"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57602FB3"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2012CEC8"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广告标题</w:t>
            </w:r>
          </w:p>
        </w:tc>
      </w:tr>
      <w:tr w:rsidR="0046501D" w:rsidRPr="00B01F41" w14:paraId="1ADED851" w14:textId="77777777" w:rsidTr="008D2A4F">
        <w:tc>
          <w:tcPr>
            <w:tcW w:w="1581" w:type="dxa"/>
            <w:shd w:val="clear" w:color="auto" w:fill="auto"/>
          </w:tcPr>
          <w:p w14:paraId="1192686C" w14:textId="77777777" w:rsidR="0046501D" w:rsidRPr="00B01F41" w:rsidRDefault="0046501D" w:rsidP="008D2A4F">
            <w:pPr>
              <w:spacing w:line="360" w:lineRule="auto"/>
              <w:ind w:rightChars="100" w:right="240"/>
              <w:rPr>
                <w:rFonts w:ascii="仿宋_GB2312" w:eastAsia="仿宋_GB2312"/>
                <w:bCs/>
              </w:rPr>
            </w:pPr>
            <w:r w:rsidRPr="00CC2E05">
              <w:rPr>
                <w:rFonts w:ascii="仿宋_GB2312" w:eastAsia="仿宋_GB2312"/>
                <w:bCs/>
              </w:rPr>
              <w:t>image</w:t>
            </w:r>
          </w:p>
        </w:tc>
        <w:tc>
          <w:tcPr>
            <w:tcW w:w="1702" w:type="dxa"/>
            <w:shd w:val="clear" w:color="auto" w:fill="auto"/>
          </w:tcPr>
          <w:p w14:paraId="38BCC34A"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3C9CAF5F"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62009FE8"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4D0383A9"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广告轮播图</w:t>
            </w:r>
          </w:p>
        </w:tc>
      </w:tr>
      <w:tr w:rsidR="0046501D" w:rsidRPr="00B01F41" w14:paraId="597CD597" w14:textId="77777777" w:rsidTr="008D2A4F">
        <w:tc>
          <w:tcPr>
            <w:tcW w:w="1581" w:type="dxa"/>
            <w:shd w:val="clear" w:color="auto" w:fill="auto"/>
          </w:tcPr>
          <w:p w14:paraId="721D60CF" w14:textId="77777777" w:rsidR="0046501D" w:rsidRPr="00B01F41" w:rsidRDefault="0046501D" w:rsidP="008D2A4F">
            <w:pPr>
              <w:spacing w:line="360" w:lineRule="auto"/>
              <w:ind w:rightChars="100" w:right="240"/>
              <w:rPr>
                <w:rFonts w:ascii="仿宋_GB2312" w:eastAsia="仿宋_GB2312"/>
                <w:bCs/>
              </w:rPr>
            </w:pPr>
            <w:r w:rsidRPr="00CC2E05">
              <w:rPr>
                <w:rFonts w:ascii="仿宋_GB2312" w:eastAsia="仿宋_GB2312"/>
                <w:bCs/>
              </w:rPr>
              <w:t>body</w:t>
            </w:r>
          </w:p>
        </w:tc>
        <w:tc>
          <w:tcPr>
            <w:tcW w:w="1702" w:type="dxa"/>
            <w:shd w:val="clear" w:color="auto" w:fill="auto"/>
          </w:tcPr>
          <w:p w14:paraId="6C17C6AE"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672DE730"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否</w:t>
            </w:r>
          </w:p>
        </w:tc>
        <w:tc>
          <w:tcPr>
            <w:tcW w:w="1410" w:type="dxa"/>
            <w:shd w:val="clear" w:color="auto" w:fill="auto"/>
          </w:tcPr>
          <w:p w14:paraId="670AFE84"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2BD3053E"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广告内容</w:t>
            </w:r>
          </w:p>
        </w:tc>
      </w:tr>
      <w:tr w:rsidR="0046501D" w:rsidRPr="00B01F41" w14:paraId="2B554CD7" w14:textId="77777777" w:rsidTr="008D2A4F">
        <w:tc>
          <w:tcPr>
            <w:tcW w:w="1581" w:type="dxa"/>
            <w:shd w:val="clear" w:color="auto" w:fill="auto"/>
          </w:tcPr>
          <w:p w14:paraId="251AF94B" w14:textId="77777777" w:rsidR="0046501D" w:rsidRPr="00B01F41" w:rsidRDefault="0046501D" w:rsidP="008D2A4F">
            <w:pPr>
              <w:spacing w:line="360" w:lineRule="auto"/>
              <w:ind w:rightChars="100" w:right="240"/>
              <w:rPr>
                <w:rFonts w:ascii="仿宋_GB2312" w:eastAsia="仿宋_GB2312"/>
                <w:bCs/>
              </w:rPr>
            </w:pPr>
            <w:proofErr w:type="spellStart"/>
            <w:r w:rsidRPr="00CC2E05">
              <w:rPr>
                <w:rFonts w:ascii="仿宋_GB2312" w:eastAsia="仿宋_GB2312"/>
                <w:bCs/>
              </w:rPr>
              <w:t>url</w:t>
            </w:r>
            <w:proofErr w:type="spellEnd"/>
          </w:p>
        </w:tc>
        <w:tc>
          <w:tcPr>
            <w:tcW w:w="1702" w:type="dxa"/>
            <w:shd w:val="clear" w:color="auto" w:fill="auto"/>
          </w:tcPr>
          <w:p w14:paraId="16DA7A41"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5690D871"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0DCC562C"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731297C5"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广告跳转链接</w:t>
            </w:r>
          </w:p>
        </w:tc>
      </w:tr>
    </w:tbl>
    <w:p w14:paraId="5C5AE754" w14:textId="15C18D3B" w:rsidR="0046501D" w:rsidRDefault="0046501D">
      <w:pPr>
        <w:spacing w:line="360" w:lineRule="auto"/>
        <w:ind w:leftChars="1500" w:left="3600"/>
        <w:rPr>
          <w:rFonts w:ascii="Calibri" w:hAnsi="Calibri" w:cs="Calibri"/>
        </w:rPr>
      </w:pPr>
    </w:p>
    <w:p w14:paraId="3D53C914" w14:textId="2D8FA2C3" w:rsidR="0046501D" w:rsidRDefault="0046501D">
      <w:pPr>
        <w:spacing w:line="360" w:lineRule="auto"/>
        <w:ind w:leftChars="1500" w:left="3600"/>
        <w:rPr>
          <w:rFonts w:ascii="Calibri" w:hAnsi="Calibri" w:cs="Calibri"/>
        </w:rPr>
      </w:pPr>
      <w:r>
        <w:rPr>
          <w:rFonts w:ascii="Calibri" w:hAnsi="Calibri" w:cs="Calibri" w:hint="eastAsia"/>
        </w:rPr>
        <w:t>表</w:t>
      </w:r>
      <w:r>
        <w:rPr>
          <w:rFonts w:ascii="Calibri" w:hAnsi="Calibri" w:cs="Calibri" w:hint="eastAsia"/>
        </w:rPr>
        <w:t>4-</w:t>
      </w:r>
      <w:r w:rsidR="00F465FC">
        <w:rPr>
          <w:rFonts w:ascii="Calibri" w:hAnsi="Calibri" w:cs="Calibri"/>
        </w:rPr>
        <w:t>6</w:t>
      </w:r>
      <w:r>
        <w:rPr>
          <w:rFonts w:ascii="Calibri" w:hAnsi="Calibri" w:cs="Calibri" w:hint="eastAsia"/>
        </w:rPr>
        <w:t xml:space="preserve"> </w:t>
      </w:r>
      <w:proofErr w:type="spellStart"/>
      <w:r w:rsidR="00F465FC">
        <w:rPr>
          <w:rFonts w:ascii="Calibri" w:hAnsi="Calibri"/>
        </w:rPr>
        <w:t>poetrytypes</w:t>
      </w:r>
      <w:proofErr w:type="spellEnd"/>
      <w:r>
        <w:rPr>
          <w:rFonts w:ascii="Calibri" w:hAnsi="Calibri" w:cs="Calibri" w:hint="eastAsia"/>
        </w:rPr>
        <w:t>（</w:t>
      </w:r>
      <w:r>
        <w:rPr>
          <w:rFonts w:ascii="仿宋_GB2312" w:eastAsia="仿宋_GB2312" w:hint="eastAsia"/>
          <w:bCs/>
        </w:rPr>
        <w:t>诗歌分类</w:t>
      </w:r>
      <w:r w:rsidRPr="003639AC">
        <w:rPr>
          <w:rFonts w:ascii="仿宋_GB2312" w:eastAsia="仿宋_GB2312" w:hint="eastAsia"/>
          <w:bCs/>
        </w:rPr>
        <w:t>表</w:t>
      </w:r>
      <w:r>
        <w:rPr>
          <w:rFonts w:ascii="Calibri" w:hAnsi="Calibri" w:cs="Calibri" w:hint="eastAsia"/>
        </w:rPr>
        <w:t>）</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1679"/>
        <w:gridCol w:w="1531"/>
        <w:gridCol w:w="1379"/>
        <w:gridCol w:w="3274"/>
      </w:tblGrid>
      <w:tr w:rsidR="0046501D" w:rsidRPr="00B01F41" w14:paraId="175980FC" w14:textId="77777777" w:rsidTr="008D2A4F">
        <w:tc>
          <w:tcPr>
            <w:tcW w:w="1581" w:type="dxa"/>
            <w:shd w:val="clear" w:color="auto" w:fill="auto"/>
          </w:tcPr>
          <w:p w14:paraId="23FFD0DB"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字段名</w:t>
            </w:r>
          </w:p>
        </w:tc>
        <w:tc>
          <w:tcPr>
            <w:tcW w:w="1702" w:type="dxa"/>
            <w:shd w:val="clear" w:color="auto" w:fill="auto"/>
          </w:tcPr>
          <w:p w14:paraId="27FC2ED0"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数据类型</w:t>
            </w:r>
          </w:p>
        </w:tc>
        <w:tc>
          <w:tcPr>
            <w:tcW w:w="1568" w:type="dxa"/>
            <w:shd w:val="clear" w:color="auto" w:fill="auto"/>
          </w:tcPr>
          <w:p w14:paraId="109C9F75"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是否允许空</w:t>
            </w:r>
          </w:p>
        </w:tc>
        <w:tc>
          <w:tcPr>
            <w:tcW w:w="1410" w:type="dxa"/>
            <w:shd w:val="clear" w:color="auto" w:fill="auto"/>
          </w:tcPr>
          <w:p w14:paraId="639E0054"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默认值</w:t>
            </w:r>
          </w:p>
        </w:tc>
        <w:tc>
          <w:tcPr>
            <w:tcW w:w="3379" w:type="dxa"/>
            <w:shd w:val="clear" w:color="auto" w:fill="auto"/>
          </w:tcPr>
          <w:p w14:paraId="3F7F7287"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备注（主外键、字段说明、值域）</w:t>
            </w:r>
          </w:p>
        </w:tc>
      </w:tr>
      <w:tr w:rsidR="0046501D" w:rsidRPr="00B01F41" w14:paraId="245710A5" w14:textId="77777777" w:rsidTr="008D2A4F">
        <w:tc>
          <w:tcPr>
            <w:tcW w:w="1581" w:type="dxa"/>
            <w:shd w:val="clear" w:color="auto" w:fill="auto"/>
          </w:tcPr>
          <w:p w14:paraId="5FB5F227" w14:textId="77777777" w:rsidR="0046501D" w:rsidRPr="00B01F41" w:rsidRDefault="0046501D" w:rsidP="008D2A4F">
            <w:pPr>
              <w:spacing w:line="360" w:lineRule="auto"/>
              <w:ind w:rightChars="100" w:right="240"/>
              <w:rPr>
                <w:rFonts w:ascii="仿宋_GB2312" w:eastAsia="仿宋_GB2312"/>
                <w:bCs/>
              </w:rPr>
            </w:pPr>
            <w:r w:rsidRPr="003639AC">
              <w:rPr>
                <w:rFonts w:ascii="仿宋_GB2312" w:eastAsia="仿宋_GB2312"/>
                <w:bCs/>
              </w:rPr>
              <w:t>_id</w:t>
            </w:r>
          </w:p>
        </w:tc>
        <w:tc>
          <w:tcPr>
            <w:tcW w:w="1702" w:type="dxa"/>
            <w:shd w:val="clear" w:color="auto" w:fill="auto"/>
          </w:tcPr>
          <w:p w14:paraId="62179B42"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3EAC0BB1"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69496189"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3F2FB59D"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主键</w:t>
            </w:r>
            <w:r>
              <w:rPr>
                <w:rFonts w:ascii="仿宋_GB2312" w:eastAsia="仿宋_GB2312" w:hint="eastAsia"/>
                <w:bCs/>
              </w:rPr>
              <w:t xml:space="preserve"> 诗歌分类id</w:t>
            </w:r>
          </w:p>
        </w:tc>
      </w:tr>
      <w:tr w:rsidR="0046501D" w:rsidRPr="00B01F41" w14:paraId="0896B399" w14:textId="77777777" w:rsidTr="008D2A4F">
        <w:tc>
          <w:tcPr>
            <w:tcW w:w="1581" w:type="dxa"/>
            <w:shd w:val="clear" w:color="auto" w:fill="auto"/>
          </w:tcPr>
          <w:p w14:paraId="3B263DCB" w14:textId="77777777" w:rsidR="0046501D" w:rsidRPr="00B01F41" w:rsidRDefault="0046501D" w:rsidP="008D2A4F">
            <w:pPr>
              <w:spacing w:line="360" w:lineRule="auto"/>
              <w:ind w:rightChars="100" w:right="240"/>
              <w:rPr>
                <w:rFonts w:ascii="仿宋_GB2312" w:eastAsia="仿宋_GB2312"/>
                <w:bCs/>
              </w:rPr>
            </w:pPr>
            <w:r w:rsidRPr="003639AC">
              <w:rPr>
                <w:rFonts w:ascii="仿宋_GB2312" w:eastAsia="仿宋_GB2312"/>
                <w:bCs/>
              </w:rPr>
              <w:t>name</w:t>
            </w:r>
          </w:p>
        </w:tc>
        <w:tc>
          <w:tcPr>
            <w:tcW w:w="1702" w:type="dxa"/>
            <w:shd w:val="clear" w:color="auto" w:fill="auto"/>
          </w:tcPr>
          <w:p w14:paraId="451D62E5"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1367D658"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119697B5"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5946B4E6"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诗歌分类名称</w:t>
            </w:r>
          </w:p>
        </w:tc>
      </w:tr>
      <w:tr w:rsidR="0046501D" w:rsidRPr="00B01F41" w14:paraId="2573CB8E" w14:textId="77777777" w:rsidTr="008D2A4F">
        <w:tc>
          <w:tcPr>
            <w:tcW w:w="1581" w:type="dxa"/>
            <w:shd w:val="clear" w:color="auto" w:fill="auto"/>
          </w:tcPr>
          <w:p w14:paraId="1874B878" w14:textId="77777777" w:rsidR="0046501D" w:rsidRPr="00B01F41" w:rsidRDefault="0046501D" w:rsidP="008D2A4F">
            <w:pPr>
              <w:spacing w:line="360" w:lineRule="auto"/>
              <w:ind w:rightChars="100" w:right="240"/>
              <w:rPr>
                <w:rFonts w:ascii="仿宋_GB2312" w:eastAsia="仿宋_GB2312"/>
                <w:bCs/>
              </w:rPr>
            </w:pPr>
            <w:r w:rsidRPr="00CC2E05">
              <w:rPr>
                <w:rFonts w:ascii="仿宋_GB2312" w:eastAsia="仿宋_GB2312"/>
                <w:bCs/>
              </w:rPr>
              <w:t>banner</w:t>
            </w:r>
          </w:p>
        </w:tc>
        <w:tc>
          <w:tcPr>
            <w:tcW w:w="1702" w:type="dxa"/>
            <w:shd w:val="clear" w:color="auto" w:fill="auto"/>
          </w:tcPr>
          <w:p w14:paraId="50D59CCC"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2DED29B5"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7E65D84C"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2427C9C2"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诗歌分类背景图片</w:t>
            </w:r>
          </w:p>
        </w:tc>
      </w:tr>
      <w:tr w:rsidR="0046501D" w:rsidRPr="00B01F41" w14:paraId="22721B50" w14:textId="77777777" w:rsidTr="008D2A4F">
        <w:tc>
          <w:tcPr>
            <w:tcW w:w="1581" w:type="dxa"/>
            <w:shd w:val="clear" w:color="auto" w:fill="auto"/>
          </w:tcPr>
          <w:p w14:paraId="6654C347" w14:textId="77777777" w:rsidR="0046501D" w:rsidRPr="00B01F41" w:rsidRDefault="0046501D" w:rsidP="008D2A4F">
            <w:pPr>
              <w:spacing w:line="360" w:lineRule="auto"/>
              <w:ind w:rightChars="100" w:right="240"/>
              <w:rPr>
                <w:rFonts w:ascii="仿宋_GB2312" w:eastAsia="仿宋_GB2312"/>
                <w:bCs/>
              </w:rPr>
            </w:pPr>
            <w:r w:rsidRPr="00CC2E05">
              <w:rPr>
                <w:rFonts w:ascii="仿宋_GB2312" w:eastAsia="仿宋_GB2312"/>
                <w:bCs/>
              </w:rPr>
              <w:t>description</w:t>
            </w:r>
          </w:p>
        </w:tc>
        <w:tc>
          <w:tcPr>
            <w:tcW w:w="1702" w:type="dxa"/>
            <w:shd w:val="clear" w:color="auto" w:fill="auto"/>
          </w:tcPr>
          <w:p w14:paraId="5CD45993"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597D53FD"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否</w:t>
            </w:r>
          </w:p>
        </w:tc>
        <w:tc>
          <w:tcPr>
            <w:tcW w:w="1410" w:type="dxa"/>
            <w:shd w:val="clear" w:color="auto" w:fill="auto"/>
          </w:tcPr>
          <w:p w14:paraId="380BE6DB"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3BA42026"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诗歌分类描述</w:t>
            </w:r>
          </w:p>
        </w:tc>
      </w:tr>
    </w:tbl>
    <w:p w14:paraId="1B9E53C1" w14:textId="4CA85D7E" w:rsidR="0046501D" w:rsidRDefault="0046501D">
      <w:pPr>
        <w:spacing w:line="360" w:lineRule="auto"/>
        <w:ind w:leftChars="1500" w:left="3600"/>
        <w:rPr>
          <w:rFonts w:ascii="Calibri" w:hAnsi="Calibri" w:cs="Calibri"/>
        </w:rPr>
      </w:pPr>
    </w:p>
    <w:p w14:paraId="0D1EB780" w14:textId="10FFAFBC" w:rsidR="00F465FC" w:rsidRPr="003639AC" w:rsidRDefault="00F465FC" w:rsidP="00F465FC">
      <w:pPr>
        <w:pStyle w:val="af8"/>
        <w:spacing w:line="360" w:lineRule="auto"/>
        <w:ind w:left="360" w:rightChars="100" w:right="240" w:firstLineChars="0" w:firstLine="0"/>
        <w:jc w:val="center"/>
        <w:rPr>
          <w:rFonts w:ascii="仿宋_GB2312" w:eastAsia="仿宋_GB2312"/>
          <w:bCs/>
        </w:rPr>
      </w:pPr>
      <w:r>
        <w:rPr>
          <w:rFonts w:ascii="Calibri" w:hAnsi="Calibri" w:cs="Calibri" w:hint="eastAsia"/>
        </w:rPr>
        <w:t>表</w:t>
      </w:r>
      <w:r>
        <w:rPr>
          <w:rFonts w:ascii="Calibri" w:hAnsi="Calibri" w:cs="Calibri" w:hint="eastAsia"/>
        </w:rPr>
        <w:t>4-</w:t>
      </w:r>
      <w:r>
        <w:rPr>
          <w:rFonts w:ascii="Calibri" w:hAnsi="Calibri" w:cs="Calibri"/>
        </w:rPr>
        <w:t>7</w:t>
      </w:r>
      <w:r>
        <w:rPr>
          <w:rFonts w:ascii="Calibri" w:hAnsi="Calibri" w:cs="Calibri" w:hint="eastAsia"/>
        </w:rPr>
        <w:t xml:space="preserve"> </w:t>
      </w:r>
      <w:r>
        <w:rPr>
          <w:rFonts w:ascii="Calibri" w:hAnsi="Calibri"/>
        </w:rPr>
        <w:t>poets</w:t>
      </w:r>
      <w:r>
        <w:rPr>
          <w:rFonts w:ascii="仿宋_GB2312" w:eastAsia="仿宋_GB2312" w:hint="eastAsia"/>
          <w:bCs/>
        </w:rPr>
        <w:t>诗人</w:t>
      </w:r>
      <w:r w:rsidRPr="003639AC">
        <w:rPr>
          <w:rFonts w:ascii="仿宋_GB2312" w:eastAsia="仿宋_GB2312" w:hint="eastAsia"/>
          <w:bCs/>
        </w:rPr>
        <w:t>表</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6"/>
        <w:gridCol w:w="1660"/>
        <w:gridCol w:w="1482"/>
        <w:gridCol w:w="1340"/>
        <w:gridCol w:w="3142"/>
      </w:tblGrid>
      <w:tr w:rsidR="00F465FC" w:rsidRPr="00B01F41" w14:paraId="18C02EA3" w14:textId="77777777" w:rsidTr="008D2A4F">
        <w:tc>
          <w:tcPr>
            <w:tcW w:w="1791" w:type="dxa"/>
            <w:shd w:val="clear" w:color="auto" w:fill="auto"/>
          </w:tcPr>
          <w:p w14:paraId="6E726B5C" w14:textId="77777777" w:rsidR="00F465FC" w:rsidRPr="00B01F41" w:rsidRDefault="00F465FC" w:rsidP="008D2A4F">
            <w:pPr>
              <w:spacing w:line="360" w:lineRule="auto"/>
              <w:ind w:rightChars="100" w:right="240"/>
              <w:rPr>
                <w:rFonts w:ascii="仿宋_GB2312" w:eastAsia="仿宋_GB2312"/>
                <w:bCs/>
              </w:rPr>
            </w:pPr>
            <w:r w:rsidRPr="00B01F41">
              <w:rPr>
                <w:rFonts w:hint="eastAsia"/>
                <w:bCs/>
                <w:szCs w:val="21"/>
              </w:rPr>
              <w:t>字段名</w:t>
            </w:r>
          </w:p>
        </w:tc>
        <w:tc>
          <w:tcPr>
            <w:tcW w:w="1674" w:type="dxa"/>
            <w:shd w:val="clear" w:color="auto" w:fill="auto"/>
          </w:tcPr>
          <w:p w14:paraId="368D9BAA" w14:textId="77777777" w:rsidR="00F465FC" w:rsidRPr="00B01F41" w:rsidRDefault="00F465FC" w:rsidP="008D2A4F">
            <w:pPr>
              <w:spacing w:line="360" w:lineRule="auto"/>
              <w:ind w:rightChars="100" w:right="240"/>
              <w:rPr>
                <w:rFonts w:ascii="仿宋_GB2312" w:eastAsia="仿宋_GB2312"/>
                <w:bCs/>
              </w:rPr>
            </w:pPr>
            <w:r w:rsidRPr="00B01F41">
              <w:rPr>
                <w:rFonts w:hint="eastAsia"/>
                <w:bCs/>
                <w:szCs w:val="21"/>
              </w:rPr>
              <w:t>数据类型</w:t>
            </w:r>
          </w:p>
        </w:tc>
        <w:tc>
          <w:tcPr>
            <w:tcW w:w="1528" w:type="dxa"/>
            <w:shd w:val="clear" w:color="auto" w:fill="auto"/>
          </w:tcPr>
          <w:p w14:paraId="71998A51" w14:textId="77777777" w:rsidR="00F465FC" w:rsidRPr="00B01F41" w:rsidRDefault="00F465FC" w:rsidP="008D2A4F">
            <w:pPr>
              <w:spacing w:line="360" w:lineRule="auto"/>
              <w:ind w:rightChars="100" w:right="240"/>
              <w:rPr>
                <w:rFonts w:ascii="仿宋_GB2312" w:eastAsia="仿宋_GB2312"/>
                <w:bCs/>
              </w:rPr>
            </w:pPr>
            <w:r w:rsidRPr="00B01F41">
              <w:rPr>
                <w:rFonts w:hint="eastAsia"/>
                <w:bCs/>
                <w:szCs w:val="21"/>
              </w:rPr>
              <w:t>是否允许空</w:t>
            </w:r>
          </w:p>
        </w:tc>
        <w:tc>
          <w:tcPr>
            <w:tcW w:w="1377" w:type="dxa"/>
            <w:shd w:val="clear" w:color="auto" w:fill="auto"/>
          </w:tcPr>
          <w:p w14:paraId="2A5C4328" w14:textId="77777777" w:rsidR="00F465FC" w:rsidRPr="00B01F41" w:rsidRDefault="00F465FC" w:rsidP="008D2A4F">
            <w:pPr>
              <w:spacing w:line="360" w:lineRule="auto"/>
              <w:ind w:rightChars="100" w:right="240"/>
              <w:rPr>
                <w:rFonts w:ascii="仿宋_GB2312" w:eastAsia="仿宋_GB2312"/>
                <w:bCs/>
              </w:rPr>
            </w:pPr>
            <w:r w:rsidRPr="00B01F41">
              <w:rPr>
                <w:rFonts w:hint="eastAsia"/>
                <w:bCs/>
                <w:szCs w:val="21"/>
              </w:rPr>
              <w:t>默认值</w:t>
            </w:r>
          </w:p>
        </w:tc>
        <w:tc>
          <w:tcPr>
            <w:tcW w:w="3270" w:type="dxa"/>
            <w:shd w:val="clear" w:color="auto" w:fill="auto"/>
          </w:tcPr>
          <w:p w14:paraId="30892794" w14:textId="77777777" w:rsidR="00F465FC" w:rsidRPr="00B01F41" w:rsidRDefault="00F465FC" w:rsidP="008D2A4F">
            <w:pPr>
              <w:spacing w:line="360" w:lineRule="auto"/>
              <w:ind w:rightChars="100" w:right="240"/>
              <w:rPr>
                <w:rFonts w:ascii="仿宋_GB2312" w:eastAsia="仿宋_GB2312"/>
                <w:bCs/>
              </w:rPr>
            </w:pPr>
            <w:r w:rsidRPr="00B01F41">
              <w:rPr>
                <w:rFonts w:hint="eastAsia"/>
                <w:bCs/>
                <w:szCs w:val="21"/>
              </w:rPr>
              <w:t>备注（主外键、字段说明、值域）</w:t>
            </w:r>
          </w:p>
        </w:tc>
      </w:tr>
      <w:tr w:rsidR="00F465FC" w:rsidRPr="00B01F41" w14:paraId="12F12146" w14:textId="77777777" w:rsidTr="008D2A4F">
        <w:tc>
          <w:tcPr>
            <w:tcW w:w="1791" w:type="dxa"/>
            <w:shd w:val="clear" w:color="auto" w:fill="auto"/>
          </w:tcPr>
          <w:p w14:paraId="1FC9DCD6" w14:textId="77777777" w:rsidR="00F465FC" w:rsidRPr="00B01F41" w:rsidRDefault="00F465FC" w:rsidP="008D2A4F">
            <w:pPr>
              <w:spacing w:line="360" w:lineRule="auto"/>
              <w:ind w:rightChars="100" w:right="240"/>
              <w:rPr>
                <w:rFonts w:ascii="仿宋_GB2312" w:eastAsia="仿宋_GB2312"/>
                <w:bCs/>
              </w:rPr>
            </w:pPr>
            <w:r w:rsidRPr="003639AC">
              <w:rPr>
                <w:rFonts w:ascii="仿宋_GB2312" w:eastAsia="仿宋_GB2312"/>
                <w:bCs/>
              </w:rPr>
              <w:t>_id</w:t>
            </w:r>
          </w:p>
        </w:tc>
        <w:tc>
          <w:tcPr>
            <w:tcW w:w="1674" w:type="dxa"/>
            <w:shd w:val="clear" w:color="auto" w:fill="auto"/>
          </w:tcPr>
          <w:p w14:paraId="1E29CB5F" w14:textId="77777777" w:rsidR="00F465FC" w:rsidRPr="00B01F41" w:rsidRDefault="00F465FC"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446BB5E2" w14:textId="77777777" w:rsidR="00F465FC" w:rsidRPr="00B01F41" w:rsidRDefault="00F465FC"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377" w:type="dxa"/>
            <w:shd w:val="clear" w:color="auto" w:fill="auto"/>
          </w:tcPr>
          <w:p w14:paraId="732D65AE" w14:textId="77777777" w:rsidR="00F465FC" w:rsidRPr="00B01F41" w:rsidRDefault="00F465FC"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2FA2C876" w14:textId="77777777" w:rsidR="00F465FC" w:rsidRPr="00B01F41" w:rsidRDefault="00F465FC" w:rsidP="008D2A4F">
            <w:pPr>
              <w:spacing w:line="360" w:lineRule="auto"/>
              <w:ind w:rightChars="100" w:right="240"/>
              <w:rPr>
                <w:rFonts w:ascii="仿宋_GB2312" w:eastAsia="仿宋_GB2312"/>
                <w:bCs/>
              </w:rPr>
            </w:pPr>
            <w:r w:rsidRPr="00B01F41">
              <w:rPr>
                <w:rFonts w:ascii="仿宋_GB2312" w:eastAsia="仿宋_GB2312" w:hint="eastAsia"/>
                <w:bCs/>
              </w:rPr>
              <w:t>主键</w:t>
            </w:r>
            <w:r>
              <w:rPr>
                <w:rFonts w:ascii="仿宋_GB2312" w:eastAsia="仿宋_GB2312" w:hint="eastAsia"/>
                <w:bCs/>
              </w:rPr>
              <w:t xml:space="preserve"> 诗人id</w:t>
            </w:r>
          </w:p>
        </w:tc>
      </w:tr>
      <w:tr w:rsidR="00F465FC" w:rsidRPr="00B01F41" w14:paraId="7C4A3A1A" w14:textId="77777777" w:rsidTr="008D2A4F">
        <w:tc>
          <w:tcPr>
            <w:tcW w:w="1791" w:type="dxa"/>
            <w:shd w:val="clear" w:color="auto" w:fill="auto"/>
          </w:tcPr>
          <w:p w14:paraId="47963C11" w14:textId="77777777" w:rsidR="00F465FC" w:rsidRPr="00B01F41" w:rsidRDefault="00F465FC" w:rsidP="008D2A4F">
            <w:pPr>
              <w:spacing w:line="360" w:lineRule="auto"/>
              <w:ind w:rightChars="100" w:right="240"/>
              <w:rPr>
                <w:rFonts w:ascii="仿宋_GB2312" w:eastAsia="仿宋_GB2312"/>
                <w:bCs/>
              </w:rPr>
            </w:pPr>
            <w:r w:rsidRPr="003639AC">
              <w:rPr>
                <w:rFonts w:ascii="仿宋_GB2312" w:eastAsia="仿宋_GB2312"/>
                <w:bCs/>
              </w:rPr>
              <w:t>name</w:t>
            </w:r>
          </w:p>
        </w:tc>
        <w:tc>
          <w:tcPr>
            <w:tcW w:w="1674" w:type="dxa"/>
            <w:shd w:val="clear" w:color="auto" w:fill="auto"/>
          </w:tcPr>
          <w:p w14:paraId="698B3682" w14:textId="77777777" w:rsidR="00F465FC" w:rsidRPr="00B01F41" w:rsidRDefault="00F465FC"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1CB70D5E" w14:textId="77777777" w:rsidR="00F465FC" w:rsidRPr="00B01F41" w:rsidRDefault="00F465FC"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377" w:type="dxa"/>
            <w:shd w:val="clear" w:color="auto" w:fill="auto"/>
          </w:tcPr>
          <w:p w14:paraId="35889775" w14:textId="77777777" w:rsidR="00F465FC" w:rsidRPr="00B01F41" w:rsidRDefault="00F465FC"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542721D8" w14:textId="77777777" w:rsidR="00F465FC" w:rsidRPr="00B01F41" w:rsidRDefault="00F465FC" w:rsidP="008D2A4F">
            <w:pPr>
              <w:spacing w:line="360" w:lineRule="auto"/>
              <w:ind w:rightChars="100" w:right="240"/>
              <w:rPr>
                <w:rFonts w:ascii="仿宋_GB2312" w:eastAsia="仿宋_GB2312"/>
                <w:bCs/>
              </w:rPr>
            </w:pPr>
            <w:r>
              <w:rPr>
                <w:rFonts w:ascii="仿宋_GB2312" w:eastAsia="仿宋_GB2312" w:hint="eastAsia"/>
                <w:bCs/>
              </w:rPr>
              <w:t>诗人名字</w:t>
            </w:r>
          </w:p>
        </w:tc>
      </w:tr>
      <w:tr w:rsidR="00F465FC" w:rsidRPr="00B01F41" w14:paraId="12DF2596" w14:textId="77777777" w:rsidTr="008D2A4F">
        <w:tc>
          <w:tcPr>
            <w:tcW w:w="1791" w:type="dxa"/>
            <w:shd w:val="clear" w:color="auto" w:fill="auto"/>
          </w:tcPr>
          <w:p w14:paraId="46A3E118" w14:textId="77777777" w:rsidR="00F465FC" w:rsidRPr="00B01F41" w:rsidRDefault="00F465FC" w:rsidP="008D2A4F">
            <w:pPr>
              <w:spacing w:line="360" w:lineRule="auto"/>
              <w:ind w:rightChars="100" w:right="240"/>
              <w:rPr>
                <w:rFonts w:ascii="仿宋_GB2312" w:eastAsia="仿宋_GB2312"/>
                <w:bCs/>
              </w:rPr>
            </w:pPr>
            <w:r w:rsidRPr="00CC2E05">
              <w:rPr>
                <w:rFonts w:ascii="仿宋_GB2312" w:eastAsia="仿宋_GB2312"/>
                <w:bCs/>
              </w:rPr>
              <w:t>title</w:t>
            </w:r>
          </w:p>
        </w:tc>
        <w:tc>
          <w:tcPr>
            <w:tcW w:w="1674" w:type="dxa"/>
            <w:shd w:val="clear" w:color="auto" w:fill="auto"/>
          </w:tcPr>
          <w:p w14:paraId="17FF340E" w14:textId="77777777" w:rsidR="00F465FC" w:rsidRPr="00B01F41" w:rsidRDefault="00F465FC"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347CCADD" w14:textId="77777777" w:rsidR="00F465FC" w:rsidRPr="00B01F41" w:rsidRDefault="00F465FC" w:rsidP="008D2A4F">
            <w:pPr>
              <w:spacing w:line="360" w:lineRule="auto"/>
              <w:ind w:rightChars="100" w:right="240"/>
              <w:rPr>
                <w:rFonts w:ascii="仿宋_GB2312" w:eastAsia="仿宋_GB2312"/>
                <w:bCs/>
              </w:rPr>
            </w:pPr>
            <w:r>
              <w:rPr>
                <w:rFonts w:ascii="仿宋_GB2312" w:eastAsia="仿宋_GB2312" w:hint="eastAsia"/>
                <w:bCs/>
              </w:rPr>
              <w:t>是</w:t>
            </w:r>
          </w:p>
        </w:tc>
        <w:tc>
          <w:tcPr>
            <w:tcW w:w="1377" w:type="dxa"/>
            <w:shd w:val="clear" w:color="auto" w:fill="auto"/>
          </w:tcPr>
          <w:p w14:paraId="327F4898" w14:textId="77777777" w:rsidR="00F465FC" w:rsidRPr="00B01F41" w:rsidRDefault="00F465FC"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5810AD8F" w14:textId="77777777" w:rsidR="00F465FC" w:rsidRPr="00B01F41" w:rsidRDefault="00F465FC" w:rsidP="008D2A4F">
            <w:pPr>
              <w:spacing w:line="360" w:lineRule="auto"/>
              <w:ind w:rightChars="100" w:right="240"/>
              <w:rPr>
                <w:rFonts w:ascii="仿宋_GB2312" w:eastAsia="仿宋_GB2312"/>
                <w:bCs/>
              </w:rPr>
            </w:pPr>
            <w:r>
              <w:rPr>
                <w:rFonts w:ascii="仿宋_GB2312" w:eastAsia="仿宋_GB2312" w:hint="eastAsia"/>
                <w:bCs/>
              </w:rPr>
              <w:t>诗人称号</w:t>
            </w:r>
          </w:p>
        </w:tc>
      </w:tr>
      <w:tr w:rsidR="00F465FC" w:rsidRPr="00B01F41" w14:paraId="146365DC" w14:textId="77777777" w:rsidTr="008D2A4F">
        <w:tc>
          <w:tcPr>
            <w:tcW w:w="1791" w:type="dxa"/>
            <w:shd w:val="clear" w:color="auto" w:fill="auto"/>
          </w:tcPr>
          <w:p w14:paraId="15B1AEC8" w14:textId="77777777" w:rsidR="00F465FC" w:rsidRPr="00B01F41" w:rsidRDefault="00F465FC" w:rsidP="008D2A4F">
            <w:pPr>
              <w:spacing w:line="360" w:lineRule="auto"/>
              <w:ind w:rightChars="100" w:right="240"/>
              <w:rPr>
                <w:rFonts w:ascii="仿宋_GB2312" w:eastAsia="仿宋_GB2312"/>
                <w:bCs/>
              </w:rPr>
            </w:pPr>
            <w:r w:rsidRPr="00CC2E05">
              <w:rPr>
                <w:rFonts w:ascii="仿宋_GB2312" w:eastAsia="仿宋_GB2312"/>
                <w:bCs/>
              </w:rPr>
              <w:t>description</w:t>
            </w:r>
          </w:p>
        </w:tc>
        <w:tc>
          <w:tcPr>
            <w:tcW w:w="1674" w:type="dxa"/>
            <w:shd w:val="clear" w:color="auto" w:fill="auto"/>
          </w:tcPr>
          <w:p w14:paraId="5C8AE67A" w14:textId="77777777" w:rsidR="00F465FC" w:rsidRPr="00B01F41" w:rsidRDefault="00F465FC"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57B8BC85" w14:textId="77777777" w:rsidR="00F465FC" w:rsidRPr="00B01F41" w:rsidRDefault="00F465FC"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6525313A" w14:textId="77777777" w:rsidR="00F465FC" w:rsidRPr="00B01F41" w:rsidRDefault="00F465FC"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5EDE6206" w14:textId="77777777" w:rsidR="00F465FC" w:rsidRPr="00B01F41" w:rsidRDefault="00F465FC" w:rsidP="008D2A4F">
            <w:pPr>
              <w:spacing w:line="360" w:lineRule="auto"/>
              <w:ind w:rightChars="100" w:right="240"/>
              <w:rPr>
                <w:rFonts w:ascii="仿宋_GB2312" w:eastAsia="仿宋_GB2312"/>
                <w:bCs/>
              </w:rPr>
            </w:pPr>
            <w:r>
              <w:rPr>
                <w:rFonts w:ascii="仿宋_GB2312" w:eastAsia="仿宋_GB2312" w:hint="eastAsia"/>
                <w:bCs/>
              </w:rPr>
              <w:t>诗人描述</w:t>
            </w:r>
          </w:p>
        </w:tc>
      </w:tr>
      <w:tr w:rsidR="00F465FC" w:rsidRPr="00B01F41" w14:paraId="1A127B24" w14:textId="77777777" w:rsidTr="008D2A4F">
        <w:tc>
          <w:tcPr>
            <w:tcW w:w="1791" w:type="dxa"/>
            <w:shd w:val="clear" w:color="auto" w:fill="auto"/>
          </w:tcPr>
          <w:p w14:paraId="44476F0E" w14:textId="77777777" w:rsidR="00F465FC" w:rsidRPr="00CC2E05" w:rsidRDefault="00F465FC" w:rsidP="008D2A4F">
            <w:pPr>
              <w:spacing w:line="360" w:lineRule="auto"/>
              <w:ind w:rightChars="100" w:right="240"/>
              <w:rPr>
                <w:rFonts w:ascii="仿宋_GB2312" w:eastAsia="仿宋_GB2312"/>
                <w:bCs/>
              </w:rPr>
            </w:pPr>
            <w:proofErr w:type="spellStart"/>
            <w:r w:rsidRPr="00CC2E05">
              <w:rPr>
                <w:rFonts w:ascii="仿宋_GB2312" w:eastAsia="仿宋_GB2312"/>
                <w:bCs/>
              </w:rPr>
              <w:t>head_portrait</w:t>
            </w:r>
            <w:proofErr w:type="spellEnd"/>
          </w:p>
        </w:tc>
        <w:tc>
          <w:tcPr>
            <w:tcW w:w="1674" w:type="dxa"/>
            <w:shd w:val="clear" w:color="auto" w:fill="auto"/>
          </w:tcPr>
          <w:p w14:paraId="037C4687" w14:textId="77777777" w:rsidR="00F465FC" w:rsidRDefault="00F465FC"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51AA65BC" w14:textId="77777777" w:rsidR="00F465FC" w:rsidRDefault="00F465FC"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110DBC16" w14:textId="77777777" w:rsidR="00F465FC" w:rsidRPr="00B01F41" w:rsidRDefault="00F465FC"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56F542DA" w14:textId="77777777" w:rsidR="00F465FC" w:rsidRDefault="00F465FC" w:rsidP="008D2A4F">
            <w:pPr>
              <w:spacing w:line="360" w:lineRule="auto"/>
              <w:ind w:rightChars="100" w:right="240"/>
              <w:rPr>
                <w:rFonts w:ascii="仿宋_GB2312" w:eastAsia="仿宋_GB2312"/>
                <w:bCs/>
              </w:rPr>
            </w:pPr>
            <w:r>
              <w:rPr>
                <w:rFonts w:ascii="仿宋_GB2312" w:eastAsia="仿宋_GB2312" w:hint="eastAsia"/>
                <w:bCs/>
              </w:rPr>
              <w:t>诗人头像图片</w:t>
            </w:r>
          </w:p>
        </w:tc>
      </w:tr>
      <w:tr w:rsidR="00F465FC" w:rsidRPr="00B01F41" w14:paraId="6A4EB817" w14:textId="77777777" w:rsidTr="008D2A4F">
        <w:tc>
          <w:tcPr>
            <w:tcW w:w="1791" w:type="dxa"/>
            <w:shd w:val="clear" w:color="auto" w:fill="auto"/>
          </w:tcPr>
          <w:p w14:paraId="520AD4AA" w14:textId="77777777" w:rsidR="00F465FC" w:rsidRPr="00CC2E05" w:rsidRDefault="00F465FC" w:rsidP="008D2A4F">
            <w:pPr>
              <w:spacing w:line="360" w:lineRule="auto"/>
              <w:ind w:rightChars="100" w:right="240"/>
              <w:rPr>
                <w:rFonts w:ascii="仿宋_GB2312" w:eastAsia="仿宋_GB2312"/>
                <w:bCs/>
              </w:rPr>
            </w:pPr>
            <w:r w:rsidRPr="00CC2E05">
              <w:rPr>
                <w:rFonts w:ascii="仿宋_GB2312" w:eastAsia="仿宋_GB2312"/>
                <w:bCs/>
              </w:rPr>
              <w:t>time</w:t>
            </w:r>
          </w:p>
        </w:tc>
        <w:tc>
          <w:tcPr>
            <w:tcW w:w="1674" w:type="dxa"/>
            <w:shd w:val="clear" w:color="auto" w:fill="auto"/>
          </w:tcPr>
          <w:p w14:paraId="048D6DA1" w14:textId="77777777" w:rsidR="00F465FC" w:rsidRDefault="00F465FC" w:rsidP="008D2A4F">
            <w:pPr>
              <w:spacing w:line="360" w:lineRule="auto"/>
              <w:ind w:rightChars="100" w:right="240"/>
              <w:rPr>
                <w:rFonts w:ascii="仿宋_GB2312" w:eastAsia="仿宋_GB2312"/>
                <w:bCs/>
              </w:rPr>
            </w:pPr>
            <w:proofErr w:type="spellStart"/>
            <w:r>
              <w:rPr>
                <w:rFonts w:ascii="仿宋_GB2312" w:eastAsia="仿宋_GB2312" w:hint="eastAsia"/>
                <w:bCs/>
              </w:rPr>
              <w:t>ObjectId</w:t>
            </w:r>
            <w:proofErr w:type="spellEnd"/>
          </w:p>
        </w:tc>
        <w:tc>
          <w:tcPr>
            <w:tcW w:w="1528" w:type="dxa"/>
            <w:shd w:val="clear" w:color="auto" w:fill="auto"/>
          </w:tcPr>
          <w:p w14:paraId="40B3743B" w14:textId="77777777" w:rsidR="00F465FC" w:rsidRDefault="00F465FC"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3F7EE4DC" w14:textId="77777777" w:rsidR="00F465FC" w:rsidRPr="00B01F41" w:rsidRDefault="00F465FC"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021E9535" w14:textId="77777777" w:rsidR="00F465FC" w:rsidRDefault="00F465FC" w:rsidP="008D2A4F">
            <w:pPr>
              <w:spacing w:line="360" w:lineRule="auto"/>
              <w:ind w:rightChars="100" w:right="240"/>
              <w:rPr>
                <w:rFonts w:ascii="仿宋_GB2312" w:eastAsia="仿宋_GB2312"/>
                <w:bCs/>
              </w:rPr>
            </w:pPr>
            <w:r>
              <w:rPr>
                <w:rFonts w:ascii="仿宋_GB2312" w:eastAsia="仿宋_GB2312" w:hint="eastAsia"/>
                <w:bCs/>
              </w:rPr>
              <w:t>诗人所属时代的id</w:t>
            </w:r>
          </w:p>
        </w:tc>
      </w:tr>
    </w:tbl>
    <w:p w14:paraId="721790E6" w14:textId="44E9A121" w:rsidR="00F465FC" w:rsidRDefault="00F465FC">
      <w:pPr>
        <w:spacing w:line="360" w:lineRule="auto"/>
        <w:ind w:leftChars="1500" w:left="3600"/>
        <w:rPr>
          <w:rFonts w:ascii="Calibri" w:hAnsi="Calibri" w:cs="Calibri"/>
        </w:rPr>
      </w:pPr>
    </w:p>
    <w:p w14:paraId="48659D78" w14:textId="113E3521" w:rsidR="009E637F" w:rsidRPr="003639AC" w:rsidRDefault="009E637F" w:rsidP="009E637F">
      <w:pPr>
        <w:pStyle w:val="af8"/>
        <w:spacing w:line="360" w:lineRule="auto"/>
        <w:ind w:left="360" w:rightChars="100" w:right="240" w:firstLineChars="0" w:firstLine="0"/>
        <w:jc w:val="center"/>
        <w:rPr>
          <w:rFonts w:ascii="仿宋_GB2312" w:eastAsia="仿宋_GB2312"/>
          <w:bCs/>
        </w:rPr>
      </w:pPr>
      <w:r>
        <w:rPr>
          <w:rFonts w:ascii="Calibri" w:hAnsi="Calibri" w:cs="Calibri" w:hint="eastAsia"/>
        </w:rPr>
        <w:t>表</w:t>
      </w:r>
      <w:r>
        <w:rPr>
          <w:rFonts w:ascii="Calibri" w:hAnsi="Calibri" w:cs="Calibri" w:hint="eastAsia"/>
        </w:rPr>
        <w:t>4-</w:t>
      </w:r>
      <w:r>
        <w:rPr>
          <w:rFonts w:ascii="Calibri" w:hAnsi="Calibri" w:cs="Calibri"/>
        </w:rPr>
        <w:t>8</w:t>
      </w:r>
      <w:r>
        <w:rPr>
          <w:rFonts w:ascii="Calibri" w:hAnsi="Calibri" w:cs="Calibri" w:hint="eastAsia"/>
        </w:rPr>
        <w:t xml:space="preserve"> </w:t>
      </w:r>
      <w:r>
        <w:rPr>
          <w:rFonts w:ascii="Calibri" w:hAnsi="Calibri"/>
        </w:rPr>
        <w:t>poems</w:t>
      </w:r>
      <w:r>
        <w:rPr>
          <w:rFonts w:ascii="仿宋_GB2312" w:eastAsia="仿宋_GB2312" w:hint="eastAsia"/>
          <w:bCs/>
        </w:rPr>
        <w:t>诗歌</w:t>
      </w:r>
      <w:r w:rsidRPr="003639AC">
        <w:rPr>
          <w:rFonts w:ascii="仿宋_GB2312" w:eastAsia="仿宋_GB2312" w:hint="eastAsia"/>
          <w:bCs/>
        </w:rPr>
        <w:t>表</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1667"/>
        <w:gridCol w:w="1507"/>
        <w:gridCol w:w="1360"/>
        <w:gridCol w:w="3210"/>
      </w:tblGrid>
      <w:tr w:rsidR="009E637F" w:rsidRPr="00B01F41" w14:paraId="1C186F82" w14:textId="77777777" w:rsidTr="008D2A4F">
        <w:tc>
          <w:tcPr>
            <w:tcW w:w="1791" w:type="dxa"/>
            <w:shd w:val="clear" w:color="auto" w:fill="auto"/>
          </w:tcPr>
          <w:p w14:paraId="7D56CD59"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字段名</w:t>
            </w:r>
          </w:p>
        </w:tc>
        <w:tc>
          <w:tcPr>
            <w:tcW w:w="1674" w:type="dxa"/>
            <w:shd w:val="clear" w:color="auto" w:fill="auto"/>
          </w:tcPr>
          <w:p w14:paraId="0610B77C"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数据类型</w:t>
            </w:r>
          </w:p>
        </w:tc>
        <w:tc>
          <w:tcPr>
            <w:tcW w:w="1528" w:type="dxa"/>
            <w:shd w:val="clear" w:color="auto" w:fill="auto"/>
          </w:tcPr>
          <w:p w14:paraId="4A5BD61B"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是否允许空</w:t>
            </w:r>
          </w:p>
        </w:tc>
        <w:tc>
          <w:tcPr>
            <w:tcW w:w="1377" w:type="dxa"/>
            <w:shd w:val="clear" w:color="auto" w:fill="auto"/>
          </w:tcPr>
          <w:p w14:paraId="40319D47"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默认值</w:t>
            </w:r>
          </w:p>
        </w:tc>
        <w:tc>
          <w:tcPr>
            <w:tcW w:w="3270" w:type="dxa"/>
            <w:shd w:val="clear" w:color="auto" w:fill="auto"/>
          </w:tcPr>
          <w:p w14:paraId="4A6B93F8"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备注（主外键、字段说明、值域）</w:t>
            </w:r>
          </w:p>
        </w:tc>
      </w:tr>
      <w:tr w:rsidR="009E637F" w:rsidRPr="00B01F41" w14:paraId="1DCD136A" w14:textId="77777777" w:rsidTr="008D2A4F">
        <w:tc>
          <w:tcPr>
            <w:tcW w:w="1791" w:type="dxa"/>
            <w:shd w:val="clear" w:color="auto" w:fill="auto"/>
          </w:tcPr>
          <w:p w14:paraId="707A7C9B" w14:textId="77777777" w:rsidR="009E637F" w:rsidRPr="00B01F41" w:rsidRDefault="009E637F" w:rsidP="008D2A4F">
            <w:pPr>
              <w:spacing w:line="360" w:lineRule="auto"/>
              <w:ind w:rightChars="100" w:right="240"/>
              <w:rPr>
                <w:rFonts w:ascii="仿宋_GB2312" w:eastAsia="仿宋_GB2312"/>
                <w:bCs/>
              </w:rPr>
            </w:pPr>
            <w:r w:rsidRPr="003639AC">
              <w:rPr>
                <w:rFonts w:ascii="仿宋_GB2312" w:eastAsia="仿宋_GB2312"/>
                <w:bCs/>
              </w:rPr>
              <w:t>_id</w:t>
            </w:r>
          </w:p>
        </w:tc>
        <w:tc>
          <w:tcPr>
            <w:tcW w:w="1674" w:type="dxa"/>
            <w:shd w:val="clear" w:color="auto" w:fill="auto"/>
          </w:tcPr>
          <w:p w14:paraId="260B30DC"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165E26CA"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377" w:type="dxa"/>
            <w:shd w:val="clear" w:color="auto" w:fill="auto"/>
          </w:tcPr>
          <w:p w14:paraId="3502D612"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48DB3D57"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主键</w:t>
            </w:r>
            <w:r>
              <w:rPr>
                <w:rFonts w:ascii="仿宋_GB2312" w:eastAsia="仿宋_GB2312" w:hint="eastAsia"/>
                <w:bCs/>
              </w:rPr>
              <w:t xml:space="preserve"> 诗歌id</w:t>
            </w:r>
          </w:p>
        </w:tc>
      </w:tr>
      <w:tr w:rsidR="009E637F" w:rsidRPr="00B01F41" w14:paraId="34B9ADBE" w14:textId="77777777" w:rsidTr="008D2A4F">
        <w:tc>
          <w:tcPr>
            <w:tcW w:w="1791" w:type="dxa"/>
            <w:shd w:val="clear" w:color="auto" w:fill="auto"/>
          </w:tcPr>
          <w:p w14:paraId="5F6E970F" w14:textId="77777777" w:rsidR="009E637F" w:rsidRPr="00B01F41" w:rsidRDefault="009E637F" w:rsidP="008D2A4F">
            <w:pPr>
              <w:spacing w:line="360" w:lineRule="auto"/>
              <w:ind w:rightChars="100" w:right="240"/>
              <w:rPr>
                <w:rFonts w:ascii="仿宋_GB2312" w:eastAsia="仿宋_GB2312"/>
                <w:bCs/>
              </w:rPr>
            </w:pPr>
            <w:r w:rsidRPr="003639AC">
              <w:rPr>
                <w:rFonts w:ascii="仿宋_GB2312" w:eastAsia="仿宋_GB2312"/>
                <w:bCs/>
              </w:rPr>
              <w:lastRenderedPageBreak/>
              <w:t>name</w:t>
            </w:r>
          </w:p>
        </w:tc>
        <w:tc>
          <w:tcPr>
            <w:tcW w:w="1674" w:type="dxa"/>
            <w:shd w:val="clear" w:color="auto" w:fill="auto"/>
          </w:tcPr>
          <w:p w14:paraId="30A5F437"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6996ACAF"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377" w:type="dxa"/>
            <w:shd w:val="clear" w:color="auto" w:fill="auto"/>
          </w:tcPr>
          <w:p w14:paraId="546B9315"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3DF680D8"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诗词名字</w:t>
            </w:r>
          </w:p>
        </w:tc>
      </w:tr>
      <w:tr w:rsidR="009E637F" w:rsidRPr="00B01F41" w14:paraId="2253622F" w14:textId="77777777" w:rsidTr="008D2A4F">
        <w:tc>
          <w:tcPr>
            <w:tcW w:w="1791" w:type="dxa"/>
            <w:shd w:val="clear" w:color="auto" w:fill="auto"/>
          </w:tcPr>
          <w:p w14:paraId="524B329B" w14:textId="77777777" w:rsidR="009E637F" w:rsidRPr="00B01F41" w:rsidRDefault="009E637F" w:rsidP="008D2A4F">
            <w:pPr>
              <w:spacing w:line="360" w:lineRule="auto"/>
              <w:ind w:rightChars="100" w:right="240"/>
              <w:rPr>
                <w:rFonts w:ascii="仿宋_GB2312" w:eastAsia="仿宋_GB2312"/>
                <w:bCs/>
              </w:rPr>
            </w:pPr>
            <w:r w:rsidRPr="006D68FA">
              <w:rPr>
                <w:rFonts w:ascii="仿宋_GB2312" w:eastAsia="仿宋_GB2312"/>
                <w:bCs/>
              </w:rPr>
              <w:t>banner</w:t>
            </w:r>
          </w:p>
        </w:tc>
        <w:tc>
          <w:tcPr>
            <w:tcW w:w="1674" w:type="dxa"/>
            <w:shd w:val="clear" w:color="auto" w:fill="auto"/>
          </w:tcPr>
          <w:p w14:paraId="29E14352"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41E0608E"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57E4F12A"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0504C056"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诗词背景图</w:t>
            </w:r>
          </w:p>
        </w:tc>
      </w:tr>
      <w:tr w:rsidR="009E637F" w:rsidRPr="00B01F41" w14:paraId="00037842" w14:textId="77777777" w:rsidTr="008D2A4F">
        <w:tc>
          <w:tcPr>
            <w:tcW w:w="1791" w:type="dxa"/>
            <w:shd w:val="clear" w:color="auto" w:fill="auto"/>
          </w:tcPr>
          <w:p w14:paraId="73EA6EBA" w14:textId="77777777" w:rsidR="009E637F" w:rsidRPr="00B01F41" w:rsidRDefault="009E637F" w:rsidP="008D2A4F">
            <w:pPr>
              <w:spacing w:line="360" w:lineRule="auto"/>
              <w:ind w:rightChars="100" w:right="240"/>
              <w:rPr>
                <w:rFonts w:ascii="仿宋_GB2312" w:eastAsia="仿宋_GB2312"/>
                <w:bCs/>
              </w:rPr>
            </w:pPr>
            <w:proofErr w:type="spellStart"/>
            <w:r w:rsidRPr="006D68FA">
              <w:rPr>
                <w:rFonts w:ascii="仿宋_GB2312" w:eastAsia="仿宋_GB2312"/>
                <w:bCs/>
              </w:rPr>
              <w:t>poetry_types</w:t>
            </w:r>
            <w:proofErr w:type="spellEnd"/>
          </w:p>
        </w:tc>
        <w:tc>
          <w:tcPr>
            <w:tcW w:w="1674" w:type="dxa"/>
            <w:shd w:val="clear" w:color="auto" w:fill="auto"/>
          </w:tcPr>
          <w:p w14:paraId="03A6C49E"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Array</w:t>
            </w:r>
          </w:p>
        </w:tc>
        <w:tc>
          <w:tcPr>
            <w:tcW w:w="1528" w:type="dxa"/>
            <w:shd w:val="clear" w:color="auto" w:fill="auto"/>
          </w:tcPr>
          <w:p w14:paraId="2FD19C5E"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17689A1E"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22ED2DD1"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诗歌所属分类数组</w:t>
            </w:r>
          </w:p>
        </w:tc>
      </w:tr>
      <w:tr w:rsidR="009E637F" w:rsidRPr="00B01F41" w14:paraId="50B17E0E" w14:textId="77777777" w:rsidTr="008D2A4F">
        <w:tc>
          <w:tcPr>
            <w:tcW w:w="1791" w:type="dxa"/>
            <w:shd w:val="clear" w:color="auto" w:fill="auto"/>
          </w:tcPr>
          <w:p w14:paraId="20291A7A" w14:textId="77777777" w:rsidR="009E637F" w:rsidRPr="00CC2E05" w:rsidRDefault="009E637F" w:rsidP="008D2A4F">
            <w:pPr>
              <w:spacing w:line="360" w:lineRule="auto"/>
              <w:ind w:rightChars="100" w:right="240"/>
              <w:rPr>
                <w:rFonts w:ascii="仿宋_GB2312" w:eastAsia="仿宋_GB2312"/>
                <w:bCs/>
              </w:rPr>
            </w:pPr>
            <w:r w:rsidRPr="006D68FA">
              <w:rPr>
                <w:rFonts w:ascii="仿宋_GB2312" w:eastAsia="仿宋_GB2312"/>
                <w:bCs/>
              </w:rPr>
              <w:t>poet</w:t>
            </w:r>
          </w:p>
        </w:tc>
        <w:tc>
          <w:tcPr>
            <w:tcW w:w="1674" w:type="dxa"/>
            <w:shd w:val="clear" w:color="auto" w:fill="auto"/>
          </w:tcPr>
          <w:p w14:paraId="63E96B06" w14:textId="77777777" w:rsidR="009E637F" w:rsidRDefault="009E637F" w:rsidP="008D2A4F">
            <w:pPr>
              <w:spacing w:line="360" w:lineRule="auto"/>
              <w:ind w:rightChars="100" w:right="240"/>
              <w:rPr>
                <w:rFonts w:ascii="仿宋_GB2312" w:eastAsia="仿宋_GB2312"/>
                <w:bCs/>
              </w:rPr>
            </w:pPr>
            <w:proofErr w:type="spellStart"/>
            <w:r>
              <w:rPr>
                <w:rFonts w:ascii="仿宋_GB2312" w:eastAsia="仿宋_GB2312" w:hint="eastAsia"/>
                <w:bCs/>
              </w:rPr>
              <w:t>ObjectId</w:t>
            </w:r>
            <w:proofErr w:type="spellEnd"/>
          </w:p>
        </w:tc>
        <w:tc>
          <w:tcPr>
            <w:tcW w:w="1528" w:type="dxa"/>
            <w:shd w:val="clear" w:color="auto" w:fill="auto"/>
          </w:tcPr>
          <w:p w14:paraId="0CBBAF65"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17446832"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365E09FA"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诗歌所属诗人id</w:t>
            </w:r>
          </w:p>
        </w:tc>
      </w:tr>
      <w:tr w:rsidR="009E637F" w:rsidRPr="00B01F41" w14:paraId="51088518" w14:textId="77777777" w:rsidTr="008D2A4F">
        <w:tc>
          <w:tcPr>
            <w:tcW w:w="1791" w:type="dxa"/>
            <w:shd w:val="clear" w:color="auto" w:fill="auto"/>
          </w:tcPr>
          <w:p w14:paraId="443DCECE" w14:textId="77777777" w:rsidR="009E637F" w:rsidRPr="00CC2E05" w:rsidRDefault="009E637F" w:rsidP="008D2A4F">
            <w:pPr>
              <w:spacing w:line="360" w:lineRule="auto"/>
              <w:ind w:rightChars="100" w:right="240"/>
              <w:rPr>
                <w:rFonts w:ascii="仿宋_GB2312" w:eastAsia="仿宋_GB2312"/>
                <w:bCs/>
              </w:rPr>
            </w:pPr>
            <w:r w:rsidRPr="006D68FA">
              <w:rPr>
                <w:rFonts w:ascii="仿宋_GB2312" w:eastAsia="仿宋_GB2312"/>
                <w:bCs/>
              </w:rPr>
              <w:t>content</w:t>
            </w:r>
          </w:p>
        </w:tc>
        <w:tc>
          <w:tcPr>
            <w:tcW w:w="1674" w:type="dxa"/>
            <w:shd w:val="clear" w:color="auto" w:fill="auto"/>
          </w:tcPr>
          <w:p w14:paraId="12338802"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5DF58007"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2E3D7B70"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07B54AF0"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诗歌内容</w:t>
            </w:r>
          </w:p>
        </w:tc>
      </w:tr>
      <w:tr w:rsidR="009E637F" w:rsidRPr="00B01F41" w14:paraId="05151553" w14:textId="77777777" w:rsidTr="008D2A4F">
        <w:tc>
          <w:tcPr>
            <w:tcW w:w="1791" w:type="dxa"/>
            <w:shd w:val="clear" w:color="auto" w:fill="auto"/>
          </w:tcPr>
          <w:p w14:paraId="4EE6D47E" w14:textId="77777777" w:rsidR="009E637F" w:rsidRPr="006D68FA" w:rsidRDefault="009E637F" w:rsidP="008D2A4F">
            <w:pPr>
              <w:spacing w:line="360" w:lineRule="auto"/>
              <w:ind w:rightChars="100" w:right="240"/>
              <w:rPr>
                <w:rFonts w:ascii="仿宋_GB2312" w:eastAsia="仿宋_GB2312"/>
                <w:bCs/>
              </w:rPr>
            </w:pPr>
            <w:r w:rsidRPr="006D68FA">
              <w:rPr>
                <w:rFonts w:ascii="仿宋_GB2312" w:eastAsia="仿宋_GB2312"/>
                <w:bCs/>
              </w:rPr>
              <w:t>description</w:t>
            </w:r>
          </w:p>
        </w:tc>
        <w:tc>
          <w:tcPr>
            <w:tcW w:w="1674" w:type="dxa"/>
            <w:shd w:val="clear" w:color="auto" w:fill="auto"/>
          </w:tcPr>
          <w:p w14:paraId="0872B966"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343F2671"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75B29337"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5EC6A0D6"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诗歌描述</w:t>
            </w:r>
          </w:p>
        </w:tc>
      </w:tr>
      <w:tr w:rsidR="009E637F" w:rsidRPr="00B01F41" w14:paraId="053CCDE1" w14:textId="77777777" w:rsidTr="008D2A4F">
        <w:tc>
          <w:tcPr>
            <w:tcW w:w="1791" w:type="dxa"/>
            <w:shd w:val="clear" w:color="auto" w:fill="auto"/>
          </w:tcPr>
          <w:p w14:paraId="14DFD3FE" w14:textId="77777777" w:rsidR="009E637F" w:rsidRPr="006D68FA" w:rsidRDefault="009E637F" w:rsidP="008D2A4F">
            <w:pPr>
              <w:spacing w:line="360" w:lineRule="auto"/>
              <w:ind w:rightChars="100" w:right="240"/>
              <w:rPr>
                <w:rFonts w:ascii="仿宋_GB2312" w:eastAsia="仿宋_GB2312"/>
                <w:bCs/>
              </w:rPr>
            </w:pPr>
            <w:r>
              <w:rPr>
                <w:rFonts w:ascii="仿宋_GB2312" w:eastAsia="仿宋_GB2312"/>
                <w:bCs/>
              </w:rPr>
              <w:t>t</w:t>
            </w:r>
            <w:r>
              <w:rPr>
                <w:rFonts w:ascii="仿宋_GB2312" w:eastAsia="仿宋_GB2312" w:hint="eastAsia"/>
                <w:bCs/>
              </w:rPr>
              <w:t>ime</w:t>
            </w:r>
          </w:p>
        </w:tc>
        <w:tc>
          <w:tcPr>
            <w:tcW w:w="1674" w:type="dxa"/>
            <w:shd w:val="clear" w:color="auto" w:fill="auto"/>
          </w:tcPr>
          <w:p w14:paraId="69D46BA5" w14:textId="77777777" w:rsidR="009E637F" w:rsidRDefault="009E637F" w:rsidP="008D2A4F">
            <w:pPr>
              <w:spacing w:line="360" w:lineRule="auto"/>
              <w:ind w:rightChars="100" w:right="240"/>
              <w:rPr>
                <w:rFonts w:ascii="仿宋_GB2312" w:eastAsia="仿宋_GB2312"/>
                <w:bCs/>
              </w:rPr>
            </w:pPr>
            <w:proofErr w:type="spellStart"/>
            <w:r>
              <w:rPr>
                <w:rFonts w:ascii="仿宋_GB2312" w:eastAsia="仿宋_GB2312" w:hint="eastAsia"/>
                <w:bCs/>
              </w:rPr>
              <w:t>ObjectId</w:t>
            </w:r>
            <w:proofErr w:type="spellEnd"/>
          </w:p>
        </w:tc>
        <w:tc>
          <w:tcPr>
            <w:tcW w:w="1528" w:type="dxa"/>
            <w:shd w:val="clear" w:color="auto" w:fill="auto"/>
          </w:tcPr>
          <w:p w14:paraId="153297DF"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50F91450"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7E8D13C8"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诗歌所属时代id</w:t>
            </w:r>
          </w:p>
        </w:tc>
      </w:tr>
    </w:tbl>
    <w:p w14:paraId="51D736FE" w14:textId="267CC56B" w:rsidR="009E637F" w:rsidRDefault="009E637F">
      <w:pPr>
        <w:spacing w:line="360" w:lineRule="auto"/>
        <w:ind w:leftChars="1500" w:left="3600"/>
        <w:rPr>
          <w:rFonts w:ascii="Calibri" w:hAnsi="Calibri" w:cs="Calibri"/>
        </w:rPr>
      </w:pPr>
    </w:p>
    <w:p w14:paraId="24EA6F42" w14:textId="507833E2" w:rsidR="009E637F" w:rsidRPr="003639AC" w:rsidRDefault="009E637F" w:rsidP="009E637F">
      <w:pPr>
        <w:pStyle w:val="af8"/>
        <w:spacing w:line="360" w:lineRule="auto"/>
        <w:ind w:left="360" w:rightChars="100" w:right="240" w:firstLineChars="0" w:firstLine="0"/>
        <w:jc w:val="center"/>
        <w:rPr>
          <w:rFonts w:ascii="仿宋_GB2312" w:eastAsia="仿宋_GB2312"/>
          <w:bCs/>
        </w:rPr>
      </w:pPr>
      <w:r>
        <w:rPr>
          <w:rFonts w:ascii="Calibri" w:hAnsi="Calibri" w:cs="Calibri" w:hint="eastAsia"/>
        </w:rPr>
        <w:t>表</w:t>
      </w:r>
      <w:r>
        <w:rPr>
          <w:rFonts w:ascii="Calibri" w:hAnsi="Calibri" w:cs="Calibri" w:hint="eastAsia"/>
        </w:rPr>
        <w:t>4-</w:t>
      </w:r>
      <w:r>
        <w:rPr>
          <w:rFonts w:ascii="Calibri" w:hAnsi="Calibri" w:cs="Calibri"/>
        </w:rPr>
        <w:t>9</w:t>
      </w:r>
      <w:r>
        <w:rPr>
          <w:rFonts w:ascii="Calibri" w:hAnsi="Calibri" w:cs="Calibri" w:hint="eastAsia"/>
        </w:rPr>
        <w:t xml:space="preserve"> </w:t>
      </w:r>
      <w:r>
        <w:rPr>
          <w:rFonts w:ascii="Calibri" w:hAnsi="Calibri"/>
        </w:rPr>
        <w:t>longs</w:t>
      </w:r>
      <w:r>
        <w:rPr>
          <w:rFonts w:ascii="仿宋_GB2312" w:eastAsia="仿宋_GB2312" w:hint="eastAsia"/>
          <w:bCs/>
        </w:rPr>
        <w:t>时代</w:t>
      </w:r>
      <w:r w:rsidRPr="003639AC">
        <w:rPr>
          <w:rFonts w:ascii="仿宋_GB2312" w:eastAsia="仿宋_GB2312" w:hint="eastAsia"/>
          <w:bCs/>
        </w:rPr>
        <w:t>表</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674"/>
        <w:gridCol w:w="1528"/>
        <w:gridCol w:w="1377"/>
        <w:gridCol w:w="3270"/>
      </w:tblGrid>
      <w:tr w:rsidR="009E637F" w:rsidRPr="00B01F41" w14:paraId="33D060E6" w14:textId="77777777" w:rsidTr="008D2A4F">
        <w:tc>
          <w:tcPr>
            <w:tcW w:w="1791" w:type="dxa"/>
            <w:shd w:val="clear" w:color="auto" w:fill="auto"/>
          </w:tcPr>
          <w:p w14:paraId="50BAEBA7"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字段名</w:t>
            </w:r>
          </w:p>
        </w:tc>
        <w:tc>
          <w:tcPr>
            <w:tcW w:w="1674" w:type="dxa"/>
            <w:shd w:val="clear" w:color="auto" w:fill="auto"/>
          </w:tcPr>
          <w:p w14:paraId="2DEF33BF"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数据类型</w:t>
            </w:r>
          </w:p>
        </w:tc>
        <w:tc>
          <w:tcPr>
            <w:tcW w:w="1528" w:type="dxa"/>
            <w:shd w:val="clear" w:color="auto" w:fill="auto"/>
          </w:tcPr>
          <w:p w14:paraId="4CA0E434"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是否允许空</w:t>
            </w:r>
          </w:p>
        </w:tc>
        <w:tc>
          <w:tcPr>
            <w:tcW w:w="1377" w:type="dxa"/>
            <w:shd w:val="clear" w:color="auto" w:fill="auto"/>
          </w:tcPr>
          <w:p w14:paraId="535F731C"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默认值</w:t>
            </w:r>
          </w:p>
        </w:tc>
        <w:tc>
          <w:tcPr>
            <w:tcW w:w="3270" w:type="dxa"/>
            <w:shd w:val="clear" w:color="auto" w:fill="auto"/>
          </w:tcPr>
          <w:p w14:paraId="0FCFD94F"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备注（主外键、字段说明、值域）</w:t>
            </w:r>
          </w:p>
        </w:tc>
      </w:tr>
      <w:tr w:rsidR="009E637F" w:rsidRPr="00B01F41" w14:paraId="65C4E6EF" w14:textId="77777777" w:rsidTr="008D2A4F">
        <w:tc>
          <w:tcPr>
            <w:tcW w:w="1791" w:type="dxa"/>
            <w:shd w:val="clear" w:color="auto" w:fill="auto"/>
          </w:tcPr>
          <w:p w14:paraId="5C22300B" w14:textId="77777777" w:rsidR="009E637F" w:rsidRPr="00B01F41" w:rsidRDefault="009E637F" w:rsidP="008D2A4F">
            <w:pPr>
              <w:spacing w:line="360" w:lineRule="auto"/>
              <w:ind w:rightChars="100" w:right="240"/>
              <w:rPr>
                <w:rFonts w:ascii="仿宋_GB2312" w:eastAsia="仿宋_GB2312"/>
                <w:bCs/>
              </w:rPr>
            </w:pPr>
            <w:r w:rsidRPr="003639AC">
              <w:rPr>
                <w:rFonts w:ascii="仿宋_GB2312" w:eastAsia="仿宋_GB2312"/>
                <w:bCs/>
              </w:rPr>
              <w:t>_id</w:t>
            </w:r>
          </w:p>
        </w:tc>
        <w:tc>
          <w:tcPr>
            <w:tcW w:w="1674" w:type="dxa"/>
            <w:shd w:val="clear" w:color="auto" w:fill="auto"/>
          </w:tcPr>
          <w:p w14:paraId="269A03B1"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7D8C7424"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377" w:type="dxa"/>
            <w:shd w:val="clear" w:color="auto" w:fill="auto"/>
          </w:tcPr>
          <w:p w14:paraId="105076ED"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79EF20A9"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主键</w:t>
            </w:r>
            <w:r>
              <w:rPr>
                <w:rFonts w:ascii="仿宋_GB2312" w:eastAsia="仿宋_GB2312" w:hint="eastAsia"/>
                <w:bCs/>
              </w:rPr>
              <w:t xml:space="preserve"> 时代id</w:t>
            </w:r>
          </w:p>
        </w:tc>
      </w:tr>
      <w:tr w:rsidR="009E637F" w:rsidRPr="00B01F41" w14:paraId="6C91CDE5" w14:textId="77777777" w:rsidTr="008D2A4F">
        <w:tc>
          <w:tcPr>
            <w:tcW w:w="1791" w:type="dxa"/>
            <w:shd w:val="clear" w:color="auto" w:fill="auto"/>
          </w:tcPr>
          <w:p w14:paraId="4DDC3C42" w14:textId="77777777" w:rsidR="009E637F" w:rsidRPr="00B01F41" w:rsidRDefault="009E637F" w:rsidP="008D2A4F">
            <w:pPr>
              <w:spacing w:line="360" w:lineRule="auto"/>
              <w:ind w:rightChars="100" w:right="240"/>
              <w:rPr>
                <w:rFonts w:ascii="仿宋_GB2312" w:eastAsia="仿宋_GB2312"/>
                <w:bCs/>
              </w:rPr>
            </w:pPr>
            <w:r w:rsidRPr="007D2A66">
              <w:rPr>
                <w:rFonts w:ascii="仿宋_GB2312" w:eastAsia="仿宋_GB2312"/>
                <w:bCs/>
              </w:rPr>
              <w:t>name</w:t>
            </w:r>
          </w:p>
        </w:tc>
        <w:tc>
          <w:tcPr>
            <w:tcW w:w="1674" w:type="dxa"/>
            <w:shd w:val="clear" w:color="auto" w:fill="auto"/>
          </w:tcPr>
          <w:p w14:paraId="15009D3A"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539C671A"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377" w:type="dxa"/>
            <w:shd w:val="clear" w:color="auto" w:fill="auto"/>
          </w:tcPr>
          <w:p w14:paraId="322C30A8"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64535932"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诗词名字</w:t>
            </w:r>
          </w:p>
        </w:tc>
      </w:tr>
    </w:tbl>
    <w:p w14:paraId="1BAE6973" w14:textId="6DDF42B1" w:rsidR="009E637F" w:rsidRDefault="009E637F">
      <w:pPr>
        <w:spacing w:line="360" w:lineRule="auto"/>
        <w:ind w:leftChars="1500" w:left="3600"/>
        <w:rPr>
          <w:rFonts w:ascii="Calibri" w:hAnsi="Calibri" w:cs="Calibri"/>
        </w:rPr>
      </w:pPr>
    </w:p>
    <w:p w14:paraId="2A0621D3" w14:textId="257515C4" w:rsidR="009E637F" w:rsidRPr="003639AC" w:rsidRDefault="009E637F" w:rsidP="009E637F">
      <w:pPr>
        <w:pStyle w:val="af8"/>
        <w:spacing w:line="360" w:lineRule="auto"/>
        <w:ind w:left="360" w:rightChars="100" w:right="240" w:firstLineChars="0" w:firstLine="0"/>
        <w:jc w:val="center"/>
        <w:rPr>
          <w:rFonts w:ascii="仿宋_GB2312" w:eastAsia="仿宋_GB2312"/>
          <w:bCs/>
        </w:rPr>
      </w:pPr>
      <w:r>
        <w:rPr>
          <w:rFonts w:ascii="Calibri" w:hAnsi="Calibri" w:cs="Calibri" w:hint="eastAsia"/>
        </w:rPr>
        <w:t>表</w:t>
      </w:r>
      <w:r>
        <w:rPr>
          <w:rFonts w:ascii="Calibri" w:hAnsi="Calibri" w:cs="Calibri" w:hint="eastAsia"/>
        </w:rPr>
        <w:t>4-</w:t>
      </w:r>
      <w:r>
        <w:rPr>
          <w:rFonts w:ascii="Calibri" w:hAnsi="Calibri" w:cs="Calibri"/>
        </w:rPr>
        <w:t>9</w:t>
      </w:r>
      <w:r>
        <w:rPr>
          <w:rFonts w:ascii="Calibri" w:hAnsi="Calibri" w:cs="Calibri" w:hint="eastAsia"/>
        </w:rPr>
        <w:t xml:space="preserve"> </w:t>
      </w:r>
      <w:r>
        <w:rPr>
          <w:rFonts w:ascii="Calibri" w:hAnsi="Calibri"/>
        </w:rPr>
        <w:t>u</w:t>
      </w:r>
      <w:r>
        <w:rPr>
          <w:rFonts w:ascii="Calibri" w:hAnsi="Calibri" w:hint="eastAsia"/>
        </w:rPr>
        <w:t>sers</w:t>
      </w:r>
      <w:r>
        <w:rPr>
          <w:rFonts w:ascii="仿宋_GB2312" w:eastAsia="仿宋_GB2312" w:hint="eastAsia"/>
          <w:bCs/>
        </w:rPr>
        <w:t>用户表</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674"/>
        <w:gridCol w:w="1528"/>
        <w:gridCol w:w="1377"/>
        <w:gridCol w:w="3270"/>
      </w:tblGrid>
      <w:tr w:rsidR="009E637F" w:rsidRPr="00B01F41" w14:paraId="3D5FE029" w14:textId="77777777" w:rsidTr="008D2A4F">
        <w:tc>
          <w:tcPr>
            <w:tcW w:w="1791" w:type="dxa"/>
            <w:shd w:val="clear" w:color="auto" w:fill="auto"/>
          </w:tcPr>
          <w:p w14:paraId="484C683B"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字段名</w:t>
            </w:r>
          </w:p>
        </w:tc>
        <w:tc>
          <w:tcPr>
            <w:tcW w:w="1674" w:type="dxa"/>
            <w:shd w:val="clear" w:color="auto" w:fill="auto"/>
          </w:tcPr>
          <w:p w14:paraId="36476B56"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数据类型</w:t>
            </w:r>
          </w:p>
        </w:tc>
        <w:tc>
          <w:tcPr>
            <w:tcW w:w="1528" w:type="dxa"/>
            <w:shd w:val="clear" w:color="auto" w:fill="auto"/>
          </w:tcPr>
          <w:p w14:paraId="6CED9C27"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是否允许空</w:t>
            </w:r>
          </w:p>
        </w:tc>
        <w:tc>
          <w:tcPr>
            <w:tcW w:w="1377" w:type="dxa"/>
            <w:shd w:val="clear" w:color="auto" w:fill="auto"/>
          </w:tcPr>
          <w:p w14:paraId="728C832B"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默认值</w:t>
            </w:r>
          </w:p>
        </w:tc>
        <w:tc>
          <w:tcPr>
            <w:tcW w:w="3270" w:type="dxa"/>
            <w:shd w:val="clear" w:color="auto" w:fill="auto"/>
          </w:tcPr>
          <w:p w14:paraId="13910455"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备注（主外键、字段说明、值域）</w:t>
            </w:r>
          </w:p>
        </w:tc>
      </w:tr>
      <w:tr w:rsidR="009E637F" w:rsidRPr="00B01F41" w14:paraId="4E773C7B" w14:textId="77777777" w:rsidTr="008D2A4F">
        <w:tc>
          <w:tcPr>
            <w:tcW w:w="1791" w:type="dxa"/>
            <w:shd w:val="clear" w:color="auto" w:fill="auto"/>
          </w:tcPr>
          <w:p w14:paraId="22274FFA" w14:textId="77777777" w:rsidR="009E637F" w:rsidRPr="00B01F41" w:rsidRDefault="009E637F" w:rsidP="008D2A4F">
            <w:pPr>
              <w:spacing w:line="360" w:lineRule="auto"/>
              <w:ind w:rightChars="100" w:right="240"/>
              <w:rPr>
                <w:rFonts w:ascii="仿宋_GB2312" w:eastAsia="仿宋_GB2312"/>
                <w:bCs/>
              </w:rPr>
            </w:pPr>
            <w:r w:rsidRPr="003639AC">
              <w:rPr>
                <w:rFonts w:ascii="仿宋_GB2312" w:eastAsia="仿宋_GB2312"/>
                <w:bCs/>
              </w:rPr>
              <w:t>_id</w:t>
            </w:r>
          </w:p>
        </w:tc>
        <w:tc>
          <w:tcPr>
            <w:tcW w:w="1674" w:type="dxa"/>
            <w:shd w:val="clear" w:color="auto" w:fill="auto"/>
          </w:tcPr>
          <w:p w14:paraId="5933DD72"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35C33E06"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377" w:type="dxa"/>
            <w:shd w:val="clear" w:color="auto" w:fill="auto"/>
          </w:tcPr>
          <w:p w14:paraId="1E2F3D54"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15508E7E"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主键</w:t>
            </w:r>
            <w:r>
              <w:rPr>
                <w:rFonts w:ascii="仿宋_GB2312" w:eastAsia="仿宋_GB2312" w:hint="eastAsia"/>
                <w:bCs/>
              </w:rPr>
              <w:t xml:space="preserve"> 用户id</w:t>
            </w:r>
          </w:p>
        </w:tc>
      </w:tr>
      <w:tr w:rsidR="009E637F" w:rsidRPr="00B01F41" w14:paraId="357EE506" w14:textId="77777777" w:rsidTr="008D2A4F">
        <w:tc>
          <w:tcPr>
            <w:tcW w:w="1791" w:type="dxa"/>
            <w:shd w:val="clear" w:color="auto" w:fill="auto"/>
          </w:tcPr>
          <w:p w14:paraId="4F582A2D" w14:textId="77777777" w:rsidR="009E637F" w:rsidRPr="00B01F41" w:rsidRDefault="009E637F" w:rsidP="008D2A4F">
            <w:pPr>
              <w:spacing w:line="360" w:lineRule="auto"/>
              <w:ind w:rightChars="100" w:right="240"/>
              <w:rPr>
                <w:rFonts w:ascii="仿宋_GB2312" w:eastAsia="仿宋_GB2312"/>
                <w:bCs/>
              </w:rPr>
            </w:pPr>
            <w:r w:rsidRPr="007D2A66">
              <w:rPr>
                <w:rFonts w:ascii="仿宋_GB2312" w:eastAsia="仿宋_GB2312"/>
                <w:bCs/>
              </w:rPr>
              <w:t>username</w:t>
            </w:r>
          </w:p>
        </w:tc>
        <w:tc>
          <w:tcPr>
            <w:tcW w:w="1674" w:type="dxa"/>
            <w:shd w:val="clear" w:color="auto" w:fill="auto"/>
          </w:tcPr>
          <w:p w14:paraId="0456E4FB"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149B227D"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377" w:type="dxa"/>
            <w:shd w:val="clear" w:color="auto" w:fill="auto"/>
          </w:tcPr>
          <w:p w14:paraId="1E86DCD2"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36D21BBD"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用户名</w:t>
            </w:r>
          </w:p>
        </w:tc>
      </w:tr>
      <w:tr w:rsidR="009E637F" w:rsidRPr="00B01F41" w14:paraId="00E7DD91" w14:textId="77777777" w:rsidTr="008D2A4F">
        <w:tc>
          <w:tcPr>
            <w:tcW w:w="1791" w:type="dxa"/>
            <w:shd w:val="clear" w:color="auto" w:fill="auto"/>
          </w:tcPr>
          <w:p w14:paraId="6024D5F8" w14:textId="77777777" w:rsidR="009E637F" w:rsidRPr="00B01F41" w:rsidRDefault="009E637F" w:rsidP="008D2A4F">
            <w:pPr>
              <w:spacing w:line="360" w:lineRule="auto"/>
              <w:ind w:rightChars="100" w:right="240"/>
              <w:rPr>
                <w:rFonts w:ascii="仿宋_GB2312" w:eastAsia="仿宋_GB2312"/>
                <w:bCs/>
              </w:rPr>
            </w:pPr>
            <w:r w:rsidRPr="007D2A66">
              <w:rPr>
                <w:rFonts w:ascii="仿宋_GB2312" w:eastAsia="仿宋_GB2312"/>
                <w:bCs/>
              </w:rPr>
              <w:t>password</w:t>
            </w:r>
          </w:p>
        </w:tc>
        <w:tc>
          <w:tcPr>
            <w:tcW w:w="1674" w:type="dxa"/>
            <w:shd w:val="clear" w:color="auto" w:fill="auto"/>
          </w:tcPr>
          <w:p w14:paraId="00316D2E"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03362846"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4FB3BF80"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3DC670F3"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用户密码</w:t>
            </w:r>
          </w:p>
        </w:tc>
      </w:tr>
      <w:tr w:rsidR="009E637F" w:rsidRPr="00B01F41" w14:paraId="359E3FB5" w14:textId="77777777" w:rsidTr="008D2A4F">
        <w:tc>
          <w:tcPr>
            <w:tcW w:w="1791" w:type="dxa"/>
            <w:shd w:val="clear" w:color="auto" w:fill="auto"/>
          </w:tcPr>
          <w:p w14:paraId="5A2BBB7F" w14:textId="77777777" w:rsidR="009E637F" w:rsidRPr="00B01F41" w:rsidRDefault="009E637F" w:rsidP="008D2A4F">
            <w:pPr>
              <w:spacing w:line="360" w:lineRule="auto"/>
              <w:ind w:rightChars="100" w:right="240"/>
              <w:rPr>
                <w:rFonts w:ascii="仿宋_GB2312" w:eastAsia="仿宋_GB2312"/>
                <w:bCs/>
              </w:rPr>
            </w:pPr>
            <w:r w:rsidRPr="007D2A66">
              <w:rPr>
                <w:rFonts w:ascii="仿宋_GB2312" w:eastAsia="仿宋_GB2312"/>
                <w:bCs/>
              </w:rPr>
              <w:t>icon</w:t>
            </w:r>
          </w:p>
        </w:tc>
        <w:tc>
          <w:tcPr>
            <w:tcW w:w="1674" w:type="dxa"/>
            <w:shd w:val="clear" w:color="auto" w:fill="auto"/>
          </w:tcPr>
          <w:p w14:paraId="5AC4DD57"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4D6C2E9E"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4A453F56"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5D9B9B36"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用户头像</w:t>
            </w:r>
          </w:p>
        </w:tc>
      </w:tr>
      <w:tr w:rsidR="009E637F" w:rsidRPr="00B01F41" w14:paraId="669FEFC8" w14:textId="77777777" w:rsidTr="008D2A4F">
        <w:tc>
          <w:tcPr>
            <w:tcW w:w="1791" w:type="dxa"/>
            <w:shd w:val="clear" w:color="auto" w:fill="auto"/>
          </w:tcPr>
          <w:p w14:paraId="12FEDB79" w14:textId="77777777" w:rsidR="009E637F" w:rsidRPr="00CC2E05" w:rsidRDefault="009E637F" w:rsidP="008D2A4F">
            <w:pPr>
              <w:spacing w:line="360" w:lineRule="auto"/>
              <w:ind w:rightChars="100" w:right="240"/>
              <w:rPr>
                <w:rFonts w:ascii="仿宋_GB2312" w:eastAsia="仿宋_GB2312"/>
                <w:bCs/>
              </w:rPr>
            </w:pPr>
            <w:proofErr w:type="spellStart"/>
            <w:r>
              <w:rPr>
                <w:rFonts w:ascii="仿宋_GB2312" w:eastAsia="仿宋_GB2312"/>
                <w:bCs/>
              </w:rPr>
              <w:t>l</w:t>
            </w:r>
            <w:r>
              <w:rPr>
                <w:rFonts w:ascii="仿宋_GB2312" w:eastAsia="仿宋_GB2312" w:hint="eastAsia"/>
                <w:bCs/>
              </w:rPr>
              <w:t>ike</w:t>
            </w:r>
            <w:r>
              <w:rPr>
                <w:rFonts w:ascii="仿宋_GB2312" w:eastAsia="仿宋_GB2312"/>
                <w:bCs/>
              </w:rPr>
              <w:t>_poems</w:t>
            </w:r>
            <w:proofErr w:type="spellEnd"/>
          </w:p>
        </w:tc>
        <w:tc>
          <w:tcPr>
            <w:tcW w:w="1674" w:type="dxa"/>
            <w:shd w:val="clear" w:color="auto" w:fill="auto"/>
          </w:tcPr>
          <w:p w14:paraId="563666D4"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Array</w:t>
            </w:r>
          </w:p>
        </w:tc>
        <w:tc>
          <w:tcPr>
            <w:tcW w:w="1528" w:type="dxa"/>
            <w:shd w:val="clear" w:color="auto" w:fill="auto"/>
          </w:tcPr>
          <w:p w14:paraId="0013C3DD"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114D9788"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68BAF042"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收藏诗歌数组</w:t>
            </w:r>
          </w:p>
        </w:tc>
      </w:tr>
      <w:tr w:rsidR="009E637F" w:rsidRPr="00B01F41" w14:paraId="090734FD" w14:textId="77777777" w:rsidTr="008D2A4F">
        <w:tc>
          <w:tcPr>
            <w:tcW w:w="1791" w:type="dxa"/>
            <w:shd w:val="clear" w:color="auto" w:fill="auto"/>
          </w:tcPr>
          <w:p w14:paraId="20BEB130" w14:textId="77777777" w:rsidR="009E637F" w:rsidRPr="00CC2E05" w:rsidRDefault="009E637F" w:rsidP="008D2A4F">
            <w:pPr>
              <w:spacing w:line="360" w:lineRule="auto"/>
              <w:ind w:rightChars="100" w:right="240"/>
              <w:rPr>
                <w:rFonts w:ascii="仿宋_GB2312" w:eastAsia="仿宋_GB2312"/>
                <w:bCs/>
              </w:rPr>
            </w:pPr>
            <w:proofErr w:type="spellStart"/>
            <w:r>
              <w:rPr>
                <w:rFonts w:ascii="仿宋_GB2312" w:eastAsia="仿宋_GB2312"/>
                <w:bCs/>
              </w:rPr>
              <w:t>l</w:t>
            </w:r>
            <w:r>
              <w:rPr>
                <w:rFonts w:ascii="仿宋_GB2312" w:eastAsia="仿宋_GB2312" w:hint="eastAsia"/>
                <w:bCs/>
              </w:rPr>
              <w:t>ike</w:t>
            </w:r>
            <w:r>
              <w:rPr>
                <w:rFonts w:ascii="仿宋_GB2312" w:eastAsia="仿宋_GB2312"/>
                <w:bCs/>
              </w:rPr>
              <w:t>_poets</w:t>
            </w:r>
            <w:proofErr w:type="spellEnd"/>
          </w:p>
        </w:tc>
        <w:tc>
          <w:tcPr>
            <w:tcW w:w="1674" w:type="dxa"/>
            <w:shd w:val="clear" w:color="auto" w:fill="auto"/>
          </w:tcPr>
          <w:p w14:paraId="4EA036A2"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Array</w:t>
            </w:r>
          </w:p>
        </w:tc>
        <w:tc>
          <w:tcPr>
            <w:tcW w:w="1528" w:type="dxa"/>
            <w:shd w:val="clear" w:color="auto" w:fill="auto"/>
          </w:tcPr>
          <w:p w14:paraId="735CC788"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495F8EB6"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71F2C1F1"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收藏诗人数组</w:t>
            </w:r>
          </w:p>
        </w:tc>
      </w:tr>
    </w:tbl>
    <w:p w14:paraId="290E70B2" w14:textId="360FE8D2" w:rsidR="009E637F" w:rsidRDefault="009E637F">
      <w:pPr>
        <w:spacing w:line="360" w:lineRule="auto"/>
        <w:ind w:leftChars="1500" w:left="3600"/>
        <w:rPr>
          <w:rFonts w:ascii="Calibri" w:hAnsi="Calibri" w:cs="Calibri"/>
        </w:rPr>
      </w:pPr>
    </w:p>
    <w:p w14:paraId="535F80BA" w14:textId="63E05853" w:rsidR="009E637F" w:rsidRPr="003639AC" w:rsidRDefault="009E637F" w:rsidP="009E637F">
      <w:pPr>
        <w:pStyle w:val="af8"/>
        <w:spacing w:line="360" w:lineRule="auto"/>
        <w:ind w:left="360" w:rightChars="100" w:right="240" w:firstLineChars="0" w:firstLine="0"/>
        <w:jc w:val="center"/>
        <w:rPr>
          <w:rFonts w:ascii="仿宋_GB2312" w:eastAsia="仿宋_GB2312"/>
          <w:bCs/>
        </w:rPr>
      </w:pPr>
      <w:r>
        <w:rPr>
          <w:rFonts w:ascii="Calibri" w:hAnsi="Calibri" w:cs="Calibri" w:hint="eastAsia"/>
        </w:rPr>
        <w:t>表</w:t>
      </w:r>
      <w:r>
        <w:rPr>
          <w:rFonts w:ascii="Calibri" w:hAnsi="Calibri" w:cs="Calibri" w:hint="eastAsia"/>
        </w:rPr>
        <w:t>4-</w:t>
      </w:r>
      <w:r>
        <w:rPr>
          <w:rFonts w:ascii="Calibri" w:hAnsi="Calibri" w:cs="Calibri"/>
        </w:rPr>
        <w:t>9</w:t>
      </w:r>
      <w:r>
        <w:rPr>
          <w:rFonts w:ascii="Calibri" w:hAnsi="Calibri" w:cs="Calibri" w:hint="eastAsia"/>
        </w:rPr>
        <w:t xml:space="preserve"> </w:t>
      </w:r>
      <w:r>
        <w:rPr>
          <w:rFonts w:ascii="Calibri" w:hAnsi="Calibri"/>
        </w:rPr>
        <w:t>video</w:t>
      </w:r>
      <w:r>
        <w:rPr>
          <w:rFonts w:ascii="Calibri" w:hAnsi="Calibri" w:hint="eastAsia"/>
        </w:rPr>
        <w:t>s</w:t>
      </w:r>
      <w:r>
        <w:rPr>
          <w:rFonts w:ascii="仿宋_GB2312" w:eastAsia="仿宋_GB2312" w:hint="eastAsia"/>
          <w:bCs/>
        </w:rPr>
        <w:t>视频表</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674"/>
        <w:gridCol w:w="1528"/>
        <w:gridCol w:w="1377"/>
        <w:gridCol w:w="3270"/>
      </w:tblGrid>
      <w:tr w:rsidR="009E637F" w:rsidRPr="00B01F41" w14:paraId="6854E580" w14:textId="77777777" w:rsidTr="008D2A4F">
        <w:tc>
          <w:tcPr>
            <w:tcW w:w="1791" w:type="dxa"/>
            <w:shd w:val="clear" w:color="auto" w:fill="auto"/>
          </w:tcPr>
          <w:p w14:paraId="11DA3032"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字段名</w:t>
            </w:r>
          </w:p>
        </w:tc>
        <w:tc>
          <w:tcPr>
            <w:tcW w:w="1674" w:type="dxa"/>
            <w:shd w:val="clear" w:color="auto" w:fill="auto"/>
          </w:tcPr>
          <w:p w14:paraId="7A77B2B8"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数据类型</w:t>
            </w:r>
          </w:p>
        </w:tc>
        <w:tc>
          <w:tcPr>
            <w:tcW w:w="1528" w:type="dxa"/>
            <w:shd w:val="clear" w:color="auto" w:fill="auto"/>
          </w:tcPr>
          <w:p w14:paraId="5D1044C3"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是否允许空</w:t>
            </w:r>
          </w:p>
        </w:tc>
        <w:tc>
          <w:tcPr>
            <w:tcW w:w="1377" w:type="dxa"/>
            <w:shd w:val="clear" w:color="auto" w:fill="auto"/>
          </w:tcPr>
          <w:p w14:paraId="542AD9DC"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默认值</w:t>
            </w:r>
          </w:p>
        </w:tc>
        <w:tc>
          <w:tcPr>
            <w:tcW w:w="3270" w:type="dxa"/>
            <w:shd w:val="clear" w:color="auto" w:fill="auto"/>
          </w:tcPr>
          <w:p w14:paraId="0AF4B1C7"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备注（主外键、字段说明、值域）</w:t>
            </w:r>
          </w:p>
        </w:tc>
      </w:tr>
      <w:tr w:rsidR="009E637F" w:rsidRPr="00B01F41" w14:paraId="75F85418" w14:textId="77777777" w:rsidTr="008D2A4F">
        <w:tc>
          <w:tcPr>
            <w:tcW w:w="1791" w:type="dxa"/>
            <w:shd w:val="clear" w:color="auto" w:fill="auto"/>
          </w:tcPr>
          <w:p w14:paraId="1BF540E9" w14:textId="77777777" w:rsidR="009E637F" w:rsidRPr="00B01F41" w:rsidRDefault="009E637F" w:rsidP="008D2A4F">
            <w:pPr>
              <w:spacing w:line="360" w:lineRule="auto"/>
              <w:ind w:rightChars="100" w:right="240"/>
              <w:rPr>
                <w:rFonts w:ascii="仿宋_GB2312" w:eastAsia="仿宋_GB2312"/>
                <w:bCs/>
              </w:rPr>
            </w:pPr>
            <w:r w:rsidRPr="003639AC">
              <w:rPr>
                <w:rFonts w:ascii="仿宋_GB2312" w:eastAsia="仿宋_GB2312"/>
                <w:bCs/>
              </w:rPr>
              <w:lastRenderedPageBreak/>
              <w:t>_id</w:t>
            </w:r>
          </w:p>
        </w:tc>
        <w:tc>
          <w:tcPr>
            <w:tcW w:w="1674" w:type="dxa"/>
            <w:shd w:val="clear" w:color="auto" w:fill="auto"/>
          </w:tcPr>
          <w:p w14:paraId="2AC7E338"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51649423"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377" w:type="dxa"/>
            <w:shd w:val="clear" w:color="auto" w:fill="auto"/>
          </w:tcPr>
          <w:p w14:paraId="1A93F6C8"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396F17FF"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主键</w:t>
            </w:r>
            <w:r>
              <w:rPr>
                <w:rFonts w:ascii="仿宋_GB2312" w:eastAsia="仿宋_GB2312" w:hint="eastAsia"/>
                <w:bCs/>
              </w:rPr>
              <w:t xml:space="preserve"> 视频id</w:t>
            </w:r>
          </w:p>
        </w:tc>
      </w:tr>
      <w:tr w:rsidR="009E637F" w:rsidRPr="00B01F41" w14:paraId="22C2312C" w14:textId="77777777" w:rsidTr="008D2A4F">
        <w:tc>
          <w:tcPr>
            <w:tcW w:w="1791" w:type="dxa"/>
            <w:shd w:val="clear" w:color="auto" w:fill="auto"/>
          </w:tcPr>
          <w:p w14:paraId="52BF2157" w14:textId="77777777" w:rsidR="009E637F" w:rsidRPr="00B01F41" w:rsidRDefault="009E637F" w:rsidP="008D2A4F">
            <w:pPr>
              <w:spacing w:line="360" w:lineRule="auto"/>
              <w:ind w:rightChars="100" w:right="240"/>
              <w:rPr>
                <w:rFonts w:ascii="仿宋_GB2312" w:eastAsia="仿宋_GB2312"/>
                <w:bCs/>
              </w:rPr>
            </w:pPr>
            <w:r w:rsidRPr="00D63F4B">
              <w:rPr>
                <w:rFonts w:ascii="仿宋_GB2312" w:eastAsia="仿宋_GB2312"/>
                <w:bCs/>
              </w:rPr>
              <w:t>name</w:t>
            </w:r>
          </w:p>
        </w:tc>
        <w:tc>
          <w:tcPr>
            <w:tcW w:w="1674" w:type="dxa"/>
            <w:shd w:val="clear" w:color="auto" w:fill="auto"/>
          </w:tcPr>
          <w:p w14:paraId="096EF3EE"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0090A577"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377" w:type="dxa"/>
            <w:shd w:val="clear" w:color="auto" w:fill="auto"/>
          </w:tcPr>
          <w:p w14:paraId="48287BF4"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5428228C"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视频名称</w:t>
            </w:r>
          </w:p>
        </w:tc>
      </w:tr>
      <w:tr w:rsidR="009E637F" w:rsidRPr="00B01F41" w14:paraId="1B66CCE7" w14:textId="77777777" w:rsidTr="008D2A4F">
        <w:tc>
          <w:tcPr>
            <w:tcW w:w="1791" w:type="dxa"/>
            <w:shd w:val="clear" w:color="auto" w:fill="auto"/>
          </w:tcPr>
          <w:p w14:paraId="0EE5366F" w14:textId="77777777" w:rsidR="009E637F" w:rsidRPr="00B01F41" w:rsidRDefault="009E637F" w:rsidP="008D2A4F">
            <w:pPr>
              <w:spacing w:line="360" w:lineRule="auto"/>
              <w:ind w:rightChars="100" w:right="240"/>
              <w:rPr>
                <w:rFonts w:ascii="仿宋_GB2312" w:eastAsia="仿宋_GB2312"/>
                <w:bCs/>
              </w:rPr>
            </w:pPr>
            <w:r w:rsidRPr="00D63F4B">
              <w:rPr>
                <w:rFonts w:ascii="仿宋_GB2312" w:eastAsia="仿宋_GB2312"/>
                <w:bCs/>
              </w:rPr>
              <w:t>video</w:t>
            </w:r>
          </w:p>
        </w:tc>
        <w:tc>
          <w:tcPr>
            <w:tcW w:w="1674" w:type="dxa"/>
            <w:shd w:val="clear" w:color="auto" w:fill="auto"/>
          </w:tcPr>
          <w:p w14:paraId="0A6604D0"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06D353CB"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74423702"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2B4544A2"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视频链接地址</w:t>
            </w:r>
          </w:p>
        </w:tc>
      </w:tr>
    </w:tbl>
    <w:p w14:paraId="1B63812E" w14:textId="77777777" w:rsidR="009E637F" w:rsidRDefault="009E637F">
      <w:pPr>
        <w:spacing w:line="360" w:lineRule="auto"/>
        <w:ind w:leftChars="1500" w:left="3600"/>
        <w:rPr>
          <w:rFonts w:ascii="Calibri" w:hAnsi="Calibri" w:cs="Calibri"/>
        </w:rPr>
      </w:pPr>
    </w:p>
    <w:p w14:paraId="1CC74D1F" w14:textId="651C42B4" w:rsidR="00196EB2" w:rsidRDefault="002E62EA" w:rsidP="00196EB2">
      <w:pPr>
        <w:pStyle w:val="2"/>
        <w:rPr>
          <w:rFonts w:ascii="Calibri" w:hAnsi="Calibri"/>
          <w:bCs w:val="0"/>
          <w:sz w:val="24"/>
        </w:rPr>
      </w:pPr>
      <w:bookmarkStart w:id="86" w:name="_Toc291667802"/>
      <w:r>
        <w:rPr>
          <w:rFonts w:ascii="Calibri" w:hAnsi="Calibri" w:hint="eastAsia"/>
        </w:rPr>
        <w:br w:type="page"/>
      </w:r>
      <w:bookmarkEnd w:id="86"/>
    </w:p>
    <w:p w14:paraId="301C5DE2" w14:textId="77777777" w:rsidR="00925B3F" w:rsidRDefault="00925B3F" w:rsidP="00925B3F">
      <w:pPr>
        <w:pStyle w:val="2"/>
        <w:rPr>
          <w:rFonts w:ascii="Calibri" w:hAnsi="Calibri"/>
        </w:rPr>
      </w:pPr>
      <w:bookmarkStart w:id="87" w:name="_Toc22791"/>
      <w:r>
        <w:rPr>
          <w:rFonts w:cs="Cambria" w:hint="eastAsia"/>
          <w:szCs w:val="30"/>
        </w:rPr>
        <w:lastRenderedPageBreak/>
        <w:t xml:space="preserve">4.6 </w:t>
      </w:r>
      <w:r>
        <w:rPr>
          <w:rFonts w:cs="Cambria" w:hint="eastAsia"/>
          <w:szCs w:val="30"/>
        </w:rPr>
        <w:t>运行设计</w:t>
      </w:r>
      <w:bookmarkEnd w:id="87"/>
    </w:p>
    <w:p w14:paraId="4B4A72DB" w14:textId="77777777" w:rsidR="00925B3F" w:rsidRDefault="00925B3F" w:rsidP="00925B3F">
      <w:pPr>
        <w:pStyle w:val="a3"/>
        <w:spacing w:line="360" w:lineRule="auto"/>
        <w:ind w:firstLine="480"/>
        <w:rPr>
          <w:rFonts w:ascii="Calibri" w:hAnsi="Calibri"/>
          <w:szCs w:val="24"/>
        </w:rPr>
      </w:pPr>
      <w:r>
        <w:rPr>
          <w:rFonts w:ascii="Calibri" w:hAnsi="Calibri" w:hint="eastAsia"/>
          <w:szCs w:val="24"/>
        </w:rPr>
        <w:t>该部分描述在一个系统中施加不同的外部操作时所引起的各种不同的运行设计。包括运行机制、运行控制两个部分。</w:t>
      </w:r>
    </w:p>
    <w:p w14:paraId="0225078A" w14:textId="77777777" w:rsidR="00925B3F" w:rsidRDefault="00925B3F" w:rsidP="00925B3F">
      <w:pPr>
        <w:pStyle w:val="3"/>
        <w:rPr>
          <w:rFonts w:ascii="Calibri" w:hAnsi="Calibri"/>
          <w:sz w:val="28"/>
          <w:szCs w:val="28"/>
        </w:rPr>
      </w:pPr>
      <w:bookmarkStart w:id="88" w:name="_Toc291667803"/>
      <w:bookmarkStart w:id="89" w:name="_Toc20327"/>
      <w:r>
        <w:rPr>
          <w:rFonts w:ascii="Calibri" w:hAnsi="Calibri" w:hint="eastAsia"/>
          <w:sz w:val="28"/>
          <w:szCs w:val="28"/>
        </w:rPr>
        <w:t xml:space="preserve">4.6.1 </w:t>
      </w:r>
      <w:r>
        <w:rPr>
          <w:rFonts w:ascii="Calibri" w:hAnsi="Calibri" w:hint="eastAsia"/>
          <w:sz w:val="28"/>
          <w:szCs w:val="28"/>
        </w:rPr>
        <w:t>运行</w:t>
      </w:r>
      <w:bookmarkEnd w:id="88"/>
      <w:r>
        <w:rPr>
          <w:rFonts w:ascii="Calibri" w:hAnsi="Calibri" w:hint="eastAsia"/>
          <w:sz w:val="28"/>
          <w:szCs w:val="28"/>
        </w:rPr>
        <w:t>机制</w:t>
      </w:r>
      <w:bookmarkStart w:id="90" w:name="_Toc291667804"/>
      <w:bookmarkEnd w:id="89"/>
    </w:p>
    <w:p w14:paraId="29F62231" w14:textId="4ADBDDCE" w:rsidR="00925B3F" w:rsidRDefault="00925B3F" w:rsidP="00B864BA">
      <w:pPr>
        <w:pStyle w:val="a3"/>
        <w:spacing w:line="360" w:lineRule="auto"/>
        <w:ind w:firstLine="480"/>
        <w:rPr>
          <w:rFonts w:ascii="Calibri" w:hAnsi="Calibri"/>
          <w:szCs w:val="24"/>
        </w:rPr>
      </w:pPr>
      <w:r>
        <w:rPr>
          <w:rFonts w:ascii="Calibri" w:hAnsi="Calibri" w:hint="eastAsia"/>
          <w:szCs w:val="24"/>
        </w:rPr>
        <w:t>用户首先访问网站，进入首页后系统会自动查询数据库中所有诗词，将诗词数据用列表展示，只展示关键信息，用户如果对诗词感兴趣可以点击查看详情，诗词详情界面有诗词解析，诗词推荐，还可以发表自己的评论，用户如果想分享可直接点击复制链接将网址发给别人，喜欢诗词还可登陆后进行收藏，方便下次查找，系统还将诗人和诗词进行分类展示，给用户提供良好的交互，为了使网站更有意义，还增加了趣味模块，用户可进入趣味模块，体验成语接龙，歇后语，藏头诗的体验，还有视频方便传播知识，个人中心可查看可更新个人信息，收藏的诗人和诗词信息可在个人中心查看，还增加了独特的聊天室功能，供用户在网上随时交流自己的想法</w:t>
      </w:r>
      <w:r w:rsidR="00A122DF">
        <w:rPr>
          <w:rFonts w:ascii="Calibri" w:hAnsi="Calibri" w:hint="eastAsia"/>
          <w:szCs w:val="24"/>
        </w:rPr>
        <w:t>。具体流程如图</w:t>
      </w:r>
      <w:r w:rsidR="00A122DF">
        <w:rPr>
          <w:rFonts w:ascii="Calibri" w:hAnsi="Calibri" w:hint="eastAsia"/>
          <w:szCs w:val="24"/>
        </w:rPr>
        <w:t>4</w:t>
      </w:r>
      <w:r w:rsidR="00A122DF">
        <w:rPr>
          <w:rFonts w:ascii="Calibri" w:hAnsi="Calibri"/>
          <w:szCs w:val="24"/>
        </w:rPr>
        <w:t>-4</w:t>
      </w:r>
      <w:r w:rsidR="00A122DF">
        <w:rPr>
          <w:rFonts w:ascii="Calibri" w:hAnsi="Calibri" w:hint="eastAsia"/>
          <w:szCs w:val="24"/>
        </w:rPr>
        <w:t>所示：</w:t>
      </w:r>
    </w:p>
    <w:p w14:paraId="752DA600" w14:textId="54844A2C" w:rsidR="00925B3F" w:rsidRDefault="00B864BA" w:rsidP="00B864BA">
      <w:pPr>
        <w:jc w:val="center"/>
        <w:rPr>
          <w:rFonts w:ascii="Calibri" w:hAnsi="Calibri"/>
        </w:rPr>
      </w:pPr>
      <w:r w:rsidRPr="00B864BA">
        <w:rPr>
          <w:rFonts w:ascii="Calibri" w:hAnsi="Calibri"/>
          <w:noProof/>
        </w:rPr>
        <w:drawing>
          <wp:inline distT="0" distB="0" distL="0" distR="0" wp14:anchorId="721E6DAC" wp14:editId="58D051B8">
            <wp:extent cx="4505567" cy="3370225"/>
            <wp:effectExtent l="0" t="0" r="3175" b="0"/>
            <wp:docPr id="93" name="图片 9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图示&#10;&#10;描述已自动生成"/>
                    <pic:cNvPicPr/>
                  </pic:nvPicPr>
                  <pic:blipFill>
                    <a:blip r:embed="rId25"/>
                    <a:stretch>
                      <a:fillRect/>
                    </a:stretch>
                  </pic:blipFill>
                  <pic:spPr>
                    <a:xfrm>
                      <a:off x="0" y="0"/>
                      <a:ext cx="4510488" cy="3373906"/>
                    </a:xfrm>
                    <a:prstGeom prst="rect">
                      <a:avLst/>
                    </a:prstGeom>
                  </pic:spPr>
                </pic:pic>
              </a:graphicData>
            </a:graphic>
          </wp:inline>
        </w:drawing>
      </w:r>
    </w:p>
    <w:p w14:paraId="73464F2C" w14:textId="77777777" w:rsidR="00925B3F" w:rsidRDefault="00925B3F" w:rsidP="00925B3F">
      <w:pPr>
        <w:spacing w:line="360" w:lineRule="auto"/>
        <w:ind w:leftChars="1400" w:left="3360"/>
        <w:rPr>
          <w:rFonts w:ascii="Calibri" w:hAnsi="Calibri" w:cs="Calibri"/>
        </w:rPr>
      </w:pPr>
      <w:r>
        <w:rPr>
          <w:rFonts w:ascii="Calibri" w:hAnsi="Calibri" w:cs="Calibri" w:hint="eastAsia"/>
        </w:rPr>
        <w:t>图</w:t>
      </w:r>
      <w:r>
        <w:rPr>
          <w:rFonts w:ascii="Calibri" w:hAnsi="Calibri" w:cs="Calibri" w:hint="eastAsia"/>
        </w:rPr>
        <w:t xml:space="preserve">4-4 </w:t>
      </w:r>
      <w:r>
        <w:rPr>
          <w:rFonts w:ascii="Calibri" w:hAnsi="Calibri" w:cs="Calibri" w:hint="eastAsia"/>
        </w:rPr>
        <w:t>系统运行机制图</w:t>
      </w:r>
    </w:p>
    <w:p w14:paraId="6B5850E1" w14:textId="77777777" w:rsidR="00925B3F" w:rsidRDefault="00925B3F" w:rsidP="00925B3F">
      <w:pPr>
        <w:pStyle w:val="3"/>
        <w:rPr>
          <w:rFonts w:ascii="Calibri" w:hAnsi="Calibri"/>
        </w:rPr>
      </w:pPr>
      <w:r>
        <w:rPr>
          <w:rFonts w:ascii="Calibri" w:hAnsi="Calibri" w:hint="eastAsia"/>
        </w:rPr>
        <w:br w:type="page"/>
      </w:r>
      <w:bookmarkStart w:id="91" w:name="_Toc27743"/>
      <w:r>
        <w:rPr>
          <w:rFonts w:ascii="Calibri" w:hAnsi="Calibri" w:hint="eastAsia"/>
          <w:sz w:val="28"/>
          <w:szCs w:val="28"/>
        </w:rPr>
        <w:lastRenderedPageBreak/>
        <w:t xml:space="preserve">4.6.2 </w:t>
      </w:r>
      <w:r>
        <w:rPr>
          <w:rFonts w:ascii="Calibri" w:hAnsi="Calibri" w:hint="eastAsia"/>
          <w:sz w:val="28"/>
          <w:szCs w:val="28"/>
        </w:rPr>
        <w:t>运行控制</w:t>
      </w:r>
      <w:bookmarkEnd w:id="90"/>
      <w:bookmarkEnd w:id="91"/>
    </w:p>
    <w:p w14:paraId="3623B85B" w14:textId="2EA9CB6E" w:rsidR="00925B3F" w:rsidRDefault="00925B3F" w:rsidP="00925B3F">
      <w:pPr>
        <w:pStyle w:val="a3"/>
        <w:spacing w:line="360" w:lineRule="auto"/>
        <w:ind w:firstLine="480"/>
        <w:rPr>
          <w:rFonts w:ascii="Calibri" w:hAnsi="Calibri"/>
        </w:rPr>
      </w:pPr>
      <w:r>
        <w:rPr>
          <w:rFonts w:ascii="Calibri" w:hAnsi="Calibri" w:hint="eastAsia"/>
        </w:rPr>
        <w:t>本文的系统运行控制是按照事务所属的模块来划分的，包括登录、注册、</w:t>
      </w:r>
      <w:r w:rsidR="00723B99">
        <w:rPr>
          <w:rFonts w:ascii="Calibri" w:hAnsi="Calibri" w:hint="eastAsia"/>
        </w:rPr>
        <w:t>诗词显示</w:t>
      </w:r>
      <w:r>
        <w:rPr>
          <w:rFonts w:ascii="Calibri" w:hAnsi="Calibri" w:hint="eastAsia"/>
        </w:rPr>
        <w:t>、</w:t>
      </w:r>
      <w:r w:rsidR="00723B99">
        <w:rPr>
          <w:rFonts w:ascii="Calibri" w:hAnsi="Calibri" w:hint="eastAsia"/>
        </w:rPr>
        <w:t>诗词收藏、诗词评论、诗人、诗词分类、趣味模块、个人中心、</w:t>
      </w:r>
      <w:r w:rsidR="00382ADA">
        <w:rPr>
          <w:rFonts w:ascii="Calibri" w:hAnsi="Calibri" w:hint="eastAsia"/>
        </w:rPr>
        <w:t>用户管理、诗词管理等</w:t>
      </w:r>
      <w:r>
        <w:rPr>
          <w:rFonts w:ascii="Calibri" w:hAnsi="Calibri" w:hint="eastAsia"/>
        </w:rPr>
        <w:t>，详情如表</w:t>
      </w:r>
      <w:r>
        <w:rPr>
          <w:rFonts w:ascii="Calibri" w:hAnsi="Calibri" w:hint="eastAsia"/>
        </w:rPr>
        <w:t>4-6</w:t>
      </w:r>
      <w:r>
        <w:rPr>
          <w:rFonts w:ascii="Calibri" w:hAnsi="Calibri" w:hint="eastAsia"/>
        </w:rPr>
        <w:t>所示。</w:t>
      </w:r>
    </w:p>
    <w:p w14:paraId="13645533" w14:textId="77777777" w:rsidR="00925B3F" w:rsidRDefault="00925B3F" w:rsidP="00925B3F">
      <w:pPr>
        <w:spacing w:line="360" w:lineRule="auto"/>
        <w:ind w:leftChars="1400" w:left="3360"/>
        <w:rPr>
          <w:rFonts w:ascii="Calibri" w:hAnsi="Calibri" w:cs="Calibri"/>
        </w:rPr>
      </w:pPr>
      <w:r>
        <w:rPr>
          <w:rFonts w:ascii="Calibri" w:hAnsi="Calibri" w:cs="Calibri" w:hint="eastAsia"/>
        </w:rPr>
        <w:t>表</w:t>
      </w:r>
      <w:r>
        <w:rPr>
          <w:rFonts w:ascii="Calibri" w:hAnsi="Calibri" w:cs="Calibri" w:hint="eastAsia"/>
        </w:rPr>
        <w:t xml:space="preserve"> 4-6 </w:t>
      </w:r>
      <w:r>
        <w:rPr>
          <w:rFonts w:ascii="Calibri" w:hAnsi="Calibri" w:cs="Calibri" w:hint="eastAsia"/>
        </w:rPr>
        <w:t>运行控制表</w:t>
      </w:r>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6786"/>
      </w:tblGrid>
      <w:tr w:rsidR="00382ADA" w14:paraId="6839D4E7" w14:textId="77777777" w:rsidTr="00A848E8">
        <w:tc>
          <w:tcPr>
            <w:tcW w:w="2340" w:type="dxa"/>
            <w:tcBorders>
              <w:top w:val="single" w:sz="4" w:space="0" w:color="auto"/>
              <w:left w:val="single" w:sz="4" w:space="0" w:color="auto"/>
              <w:bottom w:val="single" w:sz="4" w:space="0" w:color="auto"/>
              <w:right w:val="single" w:sz="4" w:space="0" w:color="auto"/>
            </w:tcBorders>
            <w:vAlign w:val="center"/>
          </w:tcPr>
          <w:p w14:paraId="0B254CB6" w14:textId="77777777" w:rsidR="00925B3F" w:rsidRDefault="00925B3F" w:rsidP="00A848E8">
            <w:pPr>
              <w:spacing w:before="20" w:after="20"/>
              <w:jc w:val="center"/>
              <w:rPr>
                <w:rFonts w:ascii="Calibri" w:hAnsi="Calibri"/>
                <w:b/>
              </w:rPr>
            </w:pPr>
            <w:r>
              <w:rPr>
                <w:rFonts w:ascii="Calibri" w:hAnsi="Calibri" w:hint="eastAsia"/>
                <w:b/>
              </w:rPr>
              <w:t>事务名</w:t>
            </w:r>
          </w:p>
        </w:tc>
        <w:tc>
          <w:tcPr>
            <w:tcW w:w="7016" w:type="dxa"/>
            <w:tcBorders>
              <w:top w:val="single" w:sz="4" w:space="0" w:color="auto"/>
              <w:left w:val="single" w:sz="4" w:space="0" w:color="auto"/>
              <w:bottom w:val="single" w:sz="4" w:space="0" w:color="auto"/>
              <w:right w:val="single" w:sz="4" w:space="0" w:color="auto"/>
            </w:tcBorders>
            <w:vAlign w:val="center"/>
          </w:tcPr>
          <w:p w14:paraId="30FCAB06" w14:textId="77777777" w:rsidR="00925B3F" w:rsidRDefault="00925B3F" w:rsidP="00A848E8">
            <w:pPr>
              <w:spacing w:before="20" w:after="20"/>
              <w:jc w:val="center"/>
              <w:rPr>
                <w:rFonts w:ascii="Calibri" w:hAnsi="Calibri"/>
                <w:b/>
              </w:rPr>
            </w:pPr>
            <w:r>
              <w:rPr>
                <w:rFonts w:ascii="Calibri" w:hAnsi="Calibri" w:hint="eastAsia"/>
                <w:b/>
              </w:rPr>
              <w:t>事件流</w:t>
            </w:r>
          </w:p>
        </w:tc>
      </w:tr>
      <w:tr w:rsidR="00925B3F" w14:paraId="3B848190" w14:textId="77777777" w:rsidTr="00A848E8">
        <w:tc>
          <w:tcPr>
            <w:tcW w:w="9356" w:type="dxa"/>
            <w:gridSpan w:val="2"/>
            <w:tcBorders>
              <w:top w:val="single" w:sz="4" w:space="0" w:color="auto"/>
              <w:left w:val="single" w:sz="4" w:space="0" w:color="auto"/>
              <w:bottom w:val="single" w:sz="4" w:space="0" w:color="auto"/>
              <w:right w:val="single" w:sz="4" w:space="0" w:color="auto"/>
            </w:tcBorders>
            <w:vAlign w:val="center"/>
          </w:tcPr>
          <w:p w14:paraId="0DA985F3" w14:textId="77777777" w:rsidR="00925B3F" w:rsidRDefault="00925B3F" w:rsidP="00A848E8">
            <w:pPr>
              <w:jc w:val="center"/>
              <w:rPr>
                <w:rFonts w:ascii="Calibri" w:hAnsi="Calibri"/>
                <w:b/>
                <w:szCs w:val="21"/>
              </w:rPr>
            </w:pPr>
            <w:r>
              <w:rPr>
                <w:rFonts w:ascii="Calibri" w:hAnsi="Calibri" w:hint="eastAsia"/>
                <w:b/>
                <w:szCs w:val="21"/>
              </w:rPr>
              <w:t>登录模块</w:t>
            </w:r>
          </w:p>
        </w:tc>
      </w:tr>
      <w:tr w:rsidR="00382ADA" w14:paraId="50558AE2" w14:textId="77777777" w:rsidTr="00A848E8">
        <w:tc>
          <w:tcPr>
            <w:tcW w:w="2340" w:type="dxa"/>
            <w:tcBorders>
              <w:top w:val="single" w:sz="4" w:space="0" w:color="auto"/>
              <w:left w:val="single" w:sz="4" w:space="0" w:color="auto"/>
              <w:bottom w:val="single" w:sz="4" w:space="0" w:color="auto"/>
              <w:right w:val="single" w:sz="4" w:space="0" w:color="auto"/>
            </w:tcBorders>
            <w:vAlign w:val="center"/>
          </w:tcPr>
          <w:p w14:paraId="656B3353" w14:textId="77777777" w:rsidR="00925B3F" w:rsidRDefault="00925B3F" w:rsidP="00A848E8">
            <w:pPr>
              <w:rPr>
                <w:rFonts w:ascii="Calibri" w:hAnsi="Calibri"/>
                <w:szCs w:val="21"/>
              </w:rPr>
            </w:pPr>
            <w:r>
              <w:rPr>
                <w:rFonts w:ascii="Calibri" w:hAnsi="Calibri" w:hint="eastAsia"/>
                <w:szCs w:val="21"/>
              </w:rPr>
              <w:t>登录</w:t>
            </w:r>
          </w:p>
        </w:tc>
        <w:tc>
          <w:tcPr>
            <w:tcW w:w="7016" w:type="dxa"/>
            <w:tcBorders>
              <w:top w:val="single" w:sz="4" w:space="0" w:color="auto"/>
              <w:left w:val="single" w:sz="4" w:space="0" w:color="auto"/>
              <w:bottom w:val="single" w:sz="4" w:space="0" w:color="auto"/>
              <w:right w:val="single" w:sz="4" w:space="0" w:color="auto"/>
            </w:tcBorders>
            <w:vAlign w:val="center"/>
          </w:tcPr>
          <w:p w14:paraId="5C9CD1F7" w14:textId="77777777" w:rsidR="00925B3F" w:rsidRDefault="00925B3F" w:rsidP="00A848E8">
            <w:pPr>
              <w:numPr>
                <w:ilvl w:val="0"/>
                <w:numId w:val="5"/>
              </w:numPr>
              <w:rPr>
                <w:rFonts w:ascii="Calibri" w:hAnsi="Calibri"/>
                <w:szCs w:val="21"/>
              </w:rPr>
            </w:pPr>
            <w:r>
              <w:rPr>
                <w:rFonts w:ascii="Calibri" w:hAnsi="Calibri" w:hint="eastAsia"/>
                <w:szCs w:val="21"/>
              </w:rPr>
              <w:t>用户登录：通过输入用户名，密码，连接数据库查询是否存在此用户。若有，则记住登录用户的类型并转到前台页面，若无，则提示出错信息</w:t>
            </w:r>
          </w:p>
          <w:p w14:paraId="072FD045" w14:textId="77777777" w:rsidR="00925B3F" w:rsidRDefault="00925B3F" w:rsidP="00A848E8">
            <w:pPr>
              <w:numPr>
                <w:ilvl w:val="0"/>
                <w:numId w:val="5"/>
              </w:numPr>
              <w:rPr>
                <w:rFonts w:ascii="Calibri" w:hAnsi="Calibri"/>
                <w:szCs w:val="21"/>
              </w:rPr>
            </w:pPr>
            <w:r>
              <w:rPr>
                <w:rFonts w:ascii="Calibri" w:hAnsi="Calibri" w:hint="eastAsia"/>
                <w:szCs w:val="21"/>
              </w:rPr>
              <w:t>管理员登录：通过输入管理员名，密码，验证码，连接数据库查询此登录名是否为管理员。若是，则转到后台管理页面</w:t>
            </w:r>
          </w:p>
        </w:tc>
      </w:tr>
      <w:tr w:rsidR="00925B3F" w14:paraId="195C0FDD" w14:textId="77777777" w:rsidTr="00A848E8">
        <w:tc>
          <w:tcPr>
            <w:tcW w:w="9356" w:type="dxa"/>
            <w:gridSpan w:val="2"/>
            <w:tcBorders>
              <w:top w:val="single" w:sz="4" w:space="0" w:color="auto"/>
              <w:left w:val="single" w:sz="4" w:space="0" w:color="auto"/>
              <w:bottom w:val="single" w:sz="4" w:space="0" w:color="auto"/>
              <w:right w:val="single" w:sz="4" w:space="0" w:color="auto"/>
            </w:tcBorders>
            <w:vAlign w:val="center"/>
          </w:tcPr>
          <w:p w14:paraId="7CBDD332" w14:textId="77777777" w:rsidR="00925B3F" w:rsidRDefault="00925B3F" w:rsidP="00A848E8">
            <w:pPr>
              <w:jc w:val="center"/>
              <w:rPr>
                <w:rFonts w:ascii="Calibri" w:hAnsi="Calibri"/>
                <w:b/>
                <w:szCs w:val="21"/>
              </w:rPr>
            </w:pPr>
            <w:r>
              <w:rPr>
                <w:rFonts w:ascii="Calibri" w:hAnsi="Calibri" w:hint="eastAsia"/>
                <w:b/>
                <w:szCs w:val="21"/>
              </w:rPr>
              <w:t>注册模块</w:t>
            </w:r>
          </w:p>
        </w:tc>
      </w:tr>
      <w:tr w:rsidR="00382ADA" w14:paraId="54177C64" w14:textId="77777777" w:rsidTr="00A848E8">
        <w:tc>
          <w:tcPr>
            <w:tcW w:w="2340" w:type="dxa"/>
            <w:tcBorders>
              <w:top w:val="single" w:sz="4" w:space="0" w:color="auto"/>
              <w:left w:val="single" w:sz="4" w:space="0" w:color="auto"/>
              <w:bottom w:val="single" w:sz="4" w:space="0" w:color="auto"/>
              <w:right w:val="single" w:sz="4" w:space="0" w:color="auto"/>
            </w:tcBorders>
            <w:vAlign w:val="center"/>
          </w:tcPr>
          <w:p w14:paraId="7BD95DEF" w14:textId="77777777" w:rsidR="00925B3F" w:rsidRDefault="00925B3F" w:rsidP="00A848E8">
            <w:pPr>
              <w:rPr>
                <w:rFonts w:ascii="Calibri" w:hAnsi="Calibri"/>
                <w:szCs w:val="21"/>
              </w:rPr>
            </w:pPr>
            <w:r>
              <w:rPr>
                <w:rFonts w:ascii="Calibri" w:hAnsi="Calibri" w:hint="eastAsia"/>
                <w:szCs w:val="21"/>
              </w:rPr>
              <w:t>注册</w:t>
            </w:r>
          </w:p>
        </w:tc>
        <w:tc>
          <w:tcPr>
            <w:tcW w:w="7016" w:type="dxa"/>
            <w:tcBorders>
              <w:top w:val="single" w:sz="4" w:space="0" w:color="auto"/>
              <w:left w:val="single" w:sz="4" w:space="0" w:color="auto"/>
              <w:bottom w:val="single" w:sz="4" w:space="0" w:color="auto"/>
              <w:right w:val="single" w:sz="4" w:space="0" w:color="auto"/>
            </w:tcBorders>
            <w:vAlign w:val="center"/>
          </w:tcPr>
          <w:p w14:paraId="5CF5930F" w14:textId="357A719D" w:rsidR="00925B3F" w:rsidRDefault="00925B3F" w:rsidP="00A848E8">
            <w:pPr>
              <w:rPr>
                <w:rFonts w:ascii="Calibri" w:hAnsi="Calibri"/>
                <w:b/>
                <w:szCs w:val="21"/>
              </w:rPr>
            </w:pPr>
            <w:r>
              <w:rPr>
                <w:rFonts w:ascii="Calibri" w:hAnsi="Calibri" w:hint="eastAsia"/>
              </w:rPr>
              <w:t>游客按要求填写注册信息，系统判断输入的用户名是否已被注册，若未被注册则判断用户的注册信息是否符合要求，如果符合则</w:t>
            </w:r>
            <w:r w:rsidR="006A4884">
              <w:rPr>
                <w:rFonts w:ascii="Calibri" w:hAnsi="Calibri" w:hint="eastAsia"/>
              </w:rPr>
              <w:t>将用户输入密码进行</w:t>
            </w:r>
            <w:proofErr w:type="spellStart"/>
            <w:r w:rsidR="000B20B4" w:rsidRPr="000B20B4">
              <w:rPr>
                <w:rFonts w:ascii="Calibri" w:hAnsi="Calibri"/>
              </w:rPr>
              <w:t>bcrypt</w:t>
            </w:r>
            <w:proofErr w:type="spellEnd"/>
            <w:r w:rsidR="000B20B4">
              <w:rPr>
                <w:rFonts w:ascii="Calibri" w:hAnsi="Calibri" w:hint="eastAsia"/>
              </w:rPr>
              <w:t>加密后存入数据库</w:t>
            </w:r>
          </w:p>
        </w:tc>
      </w:tr>
      <w:tr w:rsidR="00925B3F" w14:paraId="78E766A8" w14:textId="77777777" w:rsidTr="00A848E8">
        <w:tc>
          <w:tcPr>
            <w:tcW w:w="9356" w:type="dxa"/>
            <w:gridSpan w:val="2"/>
            <w:tcBorders>
              <w:top w:val="single" w:sz="4" w:space="0" w:color="auto"/>
              <w:left w:val="single" w:sz="4" w:space="0" w:color="auto"/>
              <w:bottom w:val="single" w:sz="4" w:space="0" w:color="auto"/>
              <w:right w:val="single" w:sz="4" w:space="0" w:color="auto"/>
            </w:tcBorders>
            <w:vAlign w:val="center"/>
          </w:tcPr>
          <w:p w14:paraId="240BEF48" w14:textId="77777777" w:rsidR="00925B3F" w:rsidRDefault="00925B3F" w:rsidP="00A848E8">
            <w:pPr>
              <w:jc w:val="center"/>
              <w:rPr>
                <w:rFonts w:ascii="Calibri" w:hAnsi="Calibri"/>
                <w:b/>
                <w:szCs w:val="21"/>
              </w:rPr>
            </w:pPr>
            <w:r>
              <w:rPr>
                <w:rFonts w:ascii="Calibri" w:hAnsi="Calibri" w:hint="eastAsia"/>
                <w:b/>
                <w:szCs w:val="21"/>
              </w:rPr>
              <w:t>普通游客模块</w:t>
            </w:r>
          </w:p>
        </w:tc>
      </w:tr>
      <w:tr w:rsidR="00382ADA" w14:paraId="40DA7A61" w14:textId="77777777" w:rsidTr="00A848E8">
        <w:tc>
          <w:tcPr>
            <w:tcW w:w="2340" w:type="dxa"/>
            <w:tcBorders>
              <w:top w:val="single" w:sz="4" w:space="0" w:color="auto"/>
              <w:left w:val="single" w:sz="4" w:space="0" w:color="auto"/>
              <w:bottom w:val="single" w:sz="4" w:space="0" w:color="auto"/>
              <w:right w:val="single" w:sz="4" w:space="0" w:color="auto"/>
            </w:tcBorders>
            <w:vAlign w:val="center"/>
          </w:tcPr>
          <w:p w14:paraId="605A4280" w14:textId="2530DE3F" w:rsidR="00925B3F" w:rsidRDefault="000B20B4" w:rsidP="00A848E8">
            <w:pPr>
              <w:rPr>
                <w:rFonts w:ascii="Calibri" w:hAnsi="Calibri"/>
                <w:szCs w:val="21"/>
              </w:rPr>
            </w:pPr>
            <w:r>
              <w:rPr>
                <w:rFonts w:ascii="Calibri" w:hAnsi="Calibri" w:hint="eastAsia"/>
              </w:rPr>
              <w:t>诗词</w:t>
            </w:r>
            <w:r w:rsidR="00925B3F">
              <w:rPr>
                <w:rFonts w:ascii="Calibri" w:hAnsi="Calibri" w:hint="eastAsia"/>
              </w:rPr>
              <w:t>显示</w:t>
            </w:r>
          </w:p>
        </w:tc>
        <w:tc>
          <w:tcPr>
            <w:tcW w:w="7016" w:type="dxa"/>
            <w:tcBorders>
              <w:top w:val="single" w:sz="4" w:space="0" w:color="auto"/>
              <w:left w:val="single" w:sz="4" w:space="0" w:color="auto"/>
              <w:bottom w:val="single" w:sz="4" w:space="0" w:color="auto"/>
              <w:right w:val="single" w:sz="4" w:space="0" w:color="auto"/>
            </w:tcBorders>
            <w:vAlign w:val="center"/>
          </w:tcPr>
          <w:p w14:paraId="01B611EE" w14:textId="60B762EC" w:rsidR="00925B3F" w:rsidRDefault="00925B3F" w:rsidP="00A848E8">
            <w:pPr>
              <w:rPr>
                <w:rFonts w:ascii="Calibri" w:hAnsi="Calibri"/>
                <w:szCs w:val="21"/>
              </w:rPr>
            </w:pPr>
            <w:r>
              <w:rPr>
                <w:rFonts w:ascii="Calibri" w:hAnsi="Calibri" w:hint="eastAsia"/>
              </w:rPr>
              <w:t>用户进入系统以后，系统自动从数据库中读取信息，并且在首页</w:t>
            </w:r>
            <w:r w:rsidR="000B20B4">
              <w:rPr>
                <w:rFonts w:ascii="Calibri" w:hAnsi="Calibri" w:hint="eastAsia"/>
              </w:rPr>
              <w:t>诗词</w:t>
            </w:r>
            <w:r>
              <w:rPr>
                <w:rFonts w:ascii="Calibri" w:hAnsi="Calibri" w:hint="eastAsia"/>
              </w:rPr>
              <w:t>显示部分</w:t>
            </w:r>
            <w:r w:rsidR="000B20B4">
              <w:rPr>
                <w:rFonts w:ascii="Calibri" w:hAnsi="Calibri" w:hint="eastAsia"/>
              </w:rPr>
              <w:t>按列表将诗词显示</w:t>
            </w:r>
          </w:p>
        </w:tc>
      </w:tr>
      <w:tr w:rsidR="00925B3F" w14:paraId="4045807A" w14:textId="77777777" w:rsidTr="00A848E8">
        <w:tc>
          <w:tcPr>
            <w:tcW w:w="9356" w:type="dxa"/>
            <w:gridSpan w:val="2"/>
            <w:tcBorders>
              <w:top w:val="single" w:sz="4" w:space="0" w:color="auto"/>
              <w:left w:val="single" w:sz="4" w:space="0" w:color="auto"/>
              <w:bottom w:val="single" w:sz="4" w:space="0" w:color="auto"/>
              <w:right w:val="single" w:sz="4" w:space="0" w:color="auto"/>
            </w:tcBorders>
            <w:vAlign w:val="center"/>
          </w:tcPr>
          <w:p w14:paraId="1895A772" w14:textId="77777777" w:rsidR="00925B3F" w:rsidRDefault="00925B3F" w:rsidP="00A848E8">
            <w:pPr>
              <w:jc w:val="center"/>
              <w:rPr>
                <w:rFonts w:ascii="Calibri" w:hAnsi="Calibri"/>
                <w:b/>
                <w:szCs w:val="21"/>
              </w:rPr>
            </w:pPr>
            <w:r>
              <w:rPr>
                <w:rFonts w:ascii="Calibri" w:hAnsi="Calibri" w:hint="eastAsia"/>
                <w:b/>
              </w:rPr>
              <w:t>用户模块</w:t>
            </w:r>
          </w:p>
        </w:tc>
      </w:tr>
      <w:tr w:rsidR="00382ADA" w14:paraId="3913411E" w14:textId="77777777" w:rsidTr="00A848E8">
        <w:tc>
          <w:tcPr>
            <w:tcW w:w="2340" w:type="dxa"/>
            <w:tcBorders>
              <w:top w:val="single" w:sz="4" w:space="0" w:color="auto"/>
              <w:left w:val="single" w:sz="4" w:space="0" w:color="auto"/>
              <w:bottom w:val="single" w:sz="4" w:space="0" w:color="auto"/>
              <w:right w:val="single" w:sz="4" w:space="0" w:color="auto"/>
            </w:tcBorders>
            <w:vAlign w:val="center"/>
          </w:tcPr>
          <w:p w14:paraId="455EADC6" w14:textId="0841F2FD" w:rsidR="00925B3F" w:rsidRDefault="000B20B4" w:rsidP="00A848E8">
            <w:pPr>
              <w:rPr>
                <w:rFonts w:ascii="Calibri" w:hAnsi="Calibri"/>
                <w:szCs w:val="21"/>
              </w:rPr>
            </w:pPr>
            <w:r>
              <w:rPr>
                <w:rFonts w:ascii="Calibri" w:hAnsi="Calibri" w:hint="eastAsia"/>
                <w:szCs w:val="21"/>
              </w:rPr>
              <w:t>诗词收藏</w:t>
            </w:r>
          </w:p>
        </w:tc>
        <w:tc>
          <w:tcPr>
            <w:tcW w:w="7016" w:type="dxa"/>
            <w:tcBorders>
              <w:top w:val="single" w:sz="4" w:space="0" w:color="auto"/>
              <w:left w:val="single" w:sz="4" w:space="0" w:color="auto"/>
              <w:bottom w:val="single" w:sz="4" w:space="0" w:color="auto"/>
              <w:right w:val="single" w:sz="4" w:space="0" w:color="auto"/>
            </w:tcBorders>
            <w:vAlign w:val="center"/>
          </w:tcPr>
          <w:p w14:paraId="5C3D5C85" w14:textId="1451BF47" w:rsidR="00925B3F" w:rsidRDefault="000B20B4" w:rsidP="00A848E8">
            <w:pPr>
              <w:rPr>
                <w:rFonts w:ascii="Calibri" w:hAnsi="Calibri"/>
                <w:szCs w:val="21"/>
              </w:rPr>
            </w:pPr>
            <w:r>
              <w:rPr>
                <w:rFonts w:ascii="Calibri" w:hAnsi="Calibri" w:hint="eastAsia"/>
                <w:szCs w:val="21"/>
              </w:rPr>
              <w:t>用户可点击诗词进入详情页，详情页可点击收藏按钮，将诗词收藏在用户收藏夹中</w:t>
            </w:r>
          </w:p>
        </w:tc>
      </w:tr>
      <w:tr w:rsidR="00382ADA" w14:paraId="0BD6B377" w14:textId="77777777" w:rsidTr="00A848E8">
        <w:tc>
          <w:tcPr>
            <w:tcW w:w="2340" w:type="dxa"/>
            <w:tcBorders>
              <w:top w:val="single" w:sz="4" w:space="0" w:color="auto"/>
              <w:left w:val="single" w:sz="4" w:space="0" w:color="auto"/>
              <w:bottom w:val="single" w:sz="4" w:space="0" w:color="auto"/>
              <w:right w:val="single" w:sz="4" w:space="0" w:color="auto"/>
            </w:tcBorders>
            <w:vAlign w:val="center"/>
          </w:tcPr>
          <w:p w14:paraId="32B5FDD5" w14:textId="62EFACE2" w:rsidR="00925B3F" w:rsidRDefault="000B20B4" w:rsidP="00A848E8">
            <w:pPr>
              <w:rPr>
                <w:rFonts w:ascii="Calibri" w:hAnsi="Calibri"/>
                <w:szCs w:val="21"/>
              </w:rPr>
            </w:pPr>
            <w:r>
              <w:rPr>
                <w:rFonts w:ascii="Calibri" w:hAnsi="Calibri" w:hint="eastAsia"/>
                <w:szCs w:val="21"/>
              </w:rPr>
              <w:t>诗词评论</w:t>
            </w:r>
          </w:p>
        </w:tc>
        <w:tc>
          <w:tcPr>
            <w:tcW w:w="7016" w:type="dxa"/>
            <w:tcBorders>
              <w:top w:val="single" w:sz="4" w:space="0" w:color="auto"/>
              <w:left w:val="single" w:sz="4" w:space="0" w:color="auto"/>
              <w:bottom w:val="single" w:sz="4" w:space="0" w:color="auto"/>
              <w:right w:val="single" w:sz="4" w:space="0" w:color="auto"/>
            </w:tcBorders>
            <w:vAlign w:val="center"/>
          </w:tcPr>
          <w:p w14:paraId="0AD7975E" w14:textId="7B4E723A" w:rsidR="00925B3F" w:rsidRDefault="000B20B4" w:rsidP="00A848E8">
            <w:pPr>
              <w:rPr>
                <w:rFonts w:ascii="Calibri" w:hAnsi="Calibri"/>
                <w:szCs w:val="21"/>
              </w:rPr>
            </w:pPr>
            <w:r>
              <w:rPr>
                <w:rFonts w:ascii="Calibri" w:hAnsi="Calibri" w:hint="eastAsia"/>
                <w:szCs w:val="21"/>
              </w:rPr>
              <w:t>用户进入详情页，可在详情页底部发表自己的评论，也可浏览他人的评论</w:t>
            </w:r>
          </w:p>
        </w:tc>
      </w:tr>
      <w:tr w:rsidR="00382ADA" w14:paraId="2B33A863" w14:textId="77777777" w:rsidTr="00A848E8">
        <w:tc>
          <w:tcPr>
            <w:tcW w:w="2340" w:type="dxa"/>
            <w:tcBorders>
              <w:top w:val="single" w:sz="4" w:space="0" w:color="auto"/>
              <w:left w:val="single" w:sz="4" w:space="0" w:color="auto"/>
              <w:bottom w:val="single" w:sz="4" w:space="0" w:color="auto"/>
              <w:right w:val="single" w:sz="4" w:space="0" w:color="auto"/>
            </w:tcBorders>
            <w:vAlign w:val="center"/>
          </w:tcPr>
          <w:p w14:paraId="46AF8631" w14:textId="6D0F747D" w:rsidR="00925B3F" w:rsidRDefault="000B20B4" w:rsidP="00A848E8">
            <w:pPr>
              <w:rPr>
                <w:rFonts w:ascii="Calibri" w:hAnsi="Calibri"/>
                <w:szCs w:val="21"/>
              </w:rPr>
            </w:pPr>
            <w:r>
              <w:rPr>
                <w:rFonts w:ascii="Calibri" w:hAnsi="Calibri" w:hint="eastAsia"/>
              </w:rPr>
              <w:t>诗人、诗词分类</w:t>
            </w:r>
          </w:p>
        </w:tc>
        <w:tc>
          <w:tcPr>
            <w:tcW w:w="7016" w:type="dxa"/>
            <w:tcBorders>
              <w:top w:val="single" w:sz="4" w:space="0" w:color="auto"/>
              <w:left w:val="single" w:sz="4" w:space="0" w:color="auto"/>
              <w:bottom w:val="single" w:sz="4" w:space="0" w:color="auto"/>
              <w:right w:val="single" w:sz="4" w:space="0" w:color="auto"/>
            </w:tcBorders>
            <w:vAlign w:val="center"/>
          </w:tcPr>
          <w:p w14:paraId="7EE17ADF" w14:textId="2F616470" w:rsidR="00925B3F" w:rsidRDefault="000B20B4" w:rsidP="00A848E8">
            <w:pPr>
              <w:rPr>
                <w:rFonts w:ascii="Calibri" w:hAnsi="Calibri"/>
                <w:szCs w:val="21"/>
              </w:rPr>
            </w:pPr>
            <w:r>
              <w:rPr>
                <w:rFonts w:ascii="Calibri" w:hAnsi="Calibri" w:hint="eastAsia"/>
                <w:szCs w:val="21"/>
              </w:rPr>
              <w:t>系统将诗人按时代进行分类，将诗词按风格进行分类</w:t>
            </w:r>
          </w:p>
        </w:tc>
      </w:tr>
      <w:tr w:rsidR="000B20B4" w14:paraId="25BFAF12" w14:textId="77777777" w:rsidTr="00A848E8">
        <w:tc>
          <w:tcPr>
            <w:tcW w:w="2340" w:type="dxa"/>
            <w:tcBorders>
              <w:top w:val="single" w:sz="4" w:space="0" w:color="auto"/>
              <w:left w:val="single" w:sz="4" w:space="0" w:color="auto"/>
              <w:bottom w:val="single" w:sz="4" w:space="0" w:color="auto"/>
              <w:right w:val="single" w:sz="4" w:space="0" w:color="auto"/>
            </w:tcBorders>
            <w:vAlign w:val="center"/>
          </w:tcPr>
          <w:p w14:paraId="2E76B66B" w14:textId="6196DF87" w:rsidR="000B20B4" w:rsidRDefault="000B20B4" w:rsidP="00A848E8">
            <w:pPr>
              <w:rPr>
                <w:rFonts w:ascii="Calibri" w:hAnsi="Calibri"/>
              </w:rPr>
            </w:pPr>
            <w:r>
              <w:rPr>
                <w:rFonts w:ascii="Calibri" w:hAnsi="Calibri" w:hint="eastAsia"/>
              </w:rPr>
              <w:t>趣味模块</w:t>
            </w:r>
          </w:p>
        </w:tc>
        <w:tc>
          <w:tcPr>
            <w:tcW w:w="7016" w:type="dxa"/>
            <w:tcBorders>
              <w:top w:val="single" w:sz="4" w:space="0" w:color="auto"/>
              <w:left w:val="single" w:sz="4" w:space="0" w:color="auto"/>
              <w:bottom w:val="single" w:sz="4" w:space="0" w:color="auto"/>
              <w:right w:val="single" w:sz="4" w:space="0" w:color="auto"/>
            </w:tcBorders>
            <w:vAlign w:val="center"/>
          </w:tcPr>
          <w:p w14:paraId="1B40F33A" w14:textId="7C00D4D1" w:rsidR="000B20B4" w:rsidRDefault="000B20B4" w:rsidP="00A848E8">
            <w:pPr>
              <w:rPr>
                <w:rFonts w:ascii="Calibri" w:hAnsi="Calibri"/>
                <w:szCs w:val="21"/>
              </w:rPr>
            </w:pPr>
            <w:r>
              <w:rPr>
                <w:rFonts w:ascii="Calibri" w:hAnsi="Calibri" w:hint="eastAsia"/>
                <w:szCs w:val="21"/>
              </w:rPr>
              <w:t>用户可在趣味模块体验各种趣味小游戏</w:t>
            </w:r>
          </w:p>
        </w:tc>
      </w:tr>
      <w:tr w:rsidR="000B20B4" w14:paraId="340367C6" w14:textId="77777777" w:rsidTr="00A848E8">
        <w:tc>
          <w:tcPr>
            <w:tcW w:w="2340" w:type="dxa"/>
            <w:tcBorders>
              <w:top w:val="single" w:sz="4" w:space="0" w:color="auto"/>
              <w:left w:val="single" w:sz="4" w:space="0" w:color="auto"/>
              <w:bottom w:val="single" w:sz="4" w:space="0" w:color="auto"/>
              <w:right w:val="single" w:sz="4" w:space="0" w:color="auto"/>
            </w:tcBorders>
            <w:vAlign w:val="center"/>
          </w:tcPr>
          <w:p w14:paraId="74235707" w14:textId="738626E6" w:rsidR="000B20B4" w:rsidRDefault="000B20B4" w:rsidP="00A848E8">
            <w:pPr>
              <w:rPr>
                <w:rFonts w:ascii="Calibri" w:hAnsi="Calibri"/>
              </w:rPr>
            </w:pPr>
            <w:r>
              <w:rPr>
                <w:rFonts w:ascii="Calibri" w:hAnsi="Calibri" w:hint="eastAsia"/>
              </w:rPr>
              <w:t>个人中心</w:t>
            </w:r>
          </w:p>
        </w:tc>
        <w:tc>
          <w:tcPr>
            <w:tcW w:w="7016" w:type="dxa"/>
            <w:tcBorders>
              <w:top w:val="single" w:sz="4" w:space="0" w:color="auto"/>
              <w:left w:val="single" w:sz="4" w:space="0" w:color="auto"/>
              <w:bottom w:val="single" w:sz="4" w:space="0" w:color="auto"/>
              <w:right w:val="single" w:sz="4" w:space="0" w:color="auto"/>
            </w:tcBorders>
            <w:vAlign w:val="center"/>
          </w:tcPr>
          <w:p w14:paraId="0ACEA101" w14:textId="45BB2235" w:rsidR="000B20B4" w:rsidRDefault="00382ADA" w:rsidP="00A848E8">
            <w:pPr>
              <w:rPr>
                <w:rFonts w:ascii="Calibri" w:hAnsi="Calibri"/>
                <w:szCs w:val="21"/>
              </w:rPr>
            </w:pPr>
            <w:r>
              <w:rPr>
                <w:rFonts w:ascii="Calibri" w:hAnsi="Calibri" w:hint="eastAsia"/>
                <w:szCs w:val="21"/>
              </w:rPr>
              <w:t>用户可查看个人信息，删除收藏的诗人和诗词，更换个人头像</w:t>
            </w:r>
          </w:p>
        </w:tc>
      </w:tr>
      <w:tr w:rsidR="00925B3F" w14:paraId="72BA9A52" w14:textId="77777777" w:rsidTr="00A848E8">
        <w:tc>
          <w:tcPr>
            <w:tcW w:w="9356" w:type="dxa"/>
            <w:gridSpan w:val="2"/>
            <w:tcBorders>
              <w:top w:val="single" w:sz="4" w:space="0" w:color="auto"/>
              <w:left w:val="single" w:sz="4" w:space="0" w:color="auto"/>
              <w:bottom w:val="single" w:sz="4" w:space="0" w:color="auto"/>
              <w:right w:val="single" w:sz="4" w:space="0" w:color="auto"/>
            </w:tcBorders>
            <w:vAlign w:val="center"/>
          </w:tcPr>
          <w:p w14:paraId="77CF9CAD" w14:textId="77777777" w:rsidR="00925B3F" w:rsidRDefault="00925B3F" w:rsidP="00A848E8">
            <w:pPr>
              <w:jc w:val="center"/>
              <w:rPr>
                <w:rFonts w:ascii="Calibri" w:hAnsi="Calibri"/>
                <w:b/>
                <w:szCs w:val="21"/>
              </w:rPr>
            </w:pPr>
            <w:r>
              <w:rPr>
                <w:rFonts w:ascii="Calibri" w:hAnsi="Calibri" w:hint="eastAsia"/>
                <w:b/>
                <w:szCs w:val="21"/>
              </w:rPr>
              <w:t>管理员模块</w:t>
            </w:r>
          </w:p>
        </w:tc>
      </w:tr>
      <w:tr w:rsidR="00382ADA" w14:paraId="552F943F" w14:textId="77777777" w:rsidTr="00A848E8">
        <w:trPr>
          <w:trHeight w:val="543"/>
        </w:trPr>
        <w:tc>
          <w:tcPr>
            <w:tcW w:w="2340" w:type="dxa"/>
            <w:tcBorders>
              <w:top w:val="single" w:sz="4" w:space="0" w:color="auto"/>
              <w:left w:val="single" w:sz="4" w:space="0" w:color="auto"/>
              <w:bottom w:val="single" w:sz="4" w:space="0" w:color="auto"/>
              <w:right w:val="single" w:sz="4" w:space="0" w:color="auto"/>
            </w:tcBorders>
            <w:vAlign w:val="center"/>
          </w:tcPr>
          <w:p w14:paraId="7BBF3731" w14:textId="77777777" w:rsidR="00925B3F" w:rsidRDefault="00925B3F" w:rsidP="00382ADA">
            <w:pPr>
              <w:tabs>
                <w:tab w:val="left" w:pos="420"/>
              </w:tabs>
              <w:spacing w:line="360" w:lineRule="auto"/>
              <w:ind w:left="420"/>
              <w:rPr>
                <w:rFonts w:ascii="Calibri" w:hAnsi="Calibri"/>
              </w:rPr>
            </w:pPr>
            <w:r>
              <w:rPr>
                <w:rFonts w:ascii="Calibri" w:hAnsi="Calibri" w:hint="eastAsia"/>
              </w:rPr>
              <w:t>用户管理</w:t>
            </w:r>
          </w:p>
        </w:tc>
        <w:tc>
          <w:tcPr>
            <w:tcW w:w="7016" w:type="dxa"/>
            <w:tcBorders>
              <w:top w:val="single" w:sz="4" w:space="0" w:color="auto"/>
              <w:left w:val="single" w:sz="4" w:space="0" w:color="auto"/>
              <w:right w:val="single" w:sz="4" w:space="0" w:color="auto"/>
            </w:tcBorders>
            <w:vAlign w:val="center"/>
          </w:tcPr>
          <w:p w14:paraId="71B5594B" w14:textId="7927BC64" w:rsidR="00925B3F" w:rsidRDefault="00382ADA" w:rsidP="00A848E8">
            <w:pPr>
              <w:rPr>
                <w:rFonts w:ascii="Calibri" w:hAnsi="Calibri"/>
                <w:szCs w:val="21"/>
              </w:rPr>
            </w:pPr>
            <w:r>
              <w:rPr>
                <w:rFonts w:ascii="Calibri" w:hAnsi="Calibri" w:hint="eastAsia"/>
                <w:szCs w:val="21"/>
              </w:rPr>
              <w:t>管理员可查看、增加、删除管理员</w:t>
            </w:r>
          </w:p>
        </w:tc>
      </w:tr>
      <w:tr w:rsidR="00382ADA" w14:paraId="00BBDE9C" w14:textId="77777777" w:rsidTr="00A848E8">
        <w:trPr>
          <w:trHeight w:val="448"/>
        </w:trPr>
        <w:tc>
          <w:tcPr>
            <w:tcW w:w="2340" w:type="dxa"/>
            <w:tcBorders>
              <w:top w:val="single" w:sz="4" w:space="0" w:color="auto"/>
              <w:left w:val="single" w:sz="4" w:space="0" w:color="auto"/>
              <w:bottom w:val="single" w:sz="4" w:space="0" w:color="auto"/>
              <w:right w:val="single" w:sz="4" w:space="0" w:color="auto"/>
            </w:tcBorders>
            <w:vAlign w:val="center"/>
          </w:tcPr>
          <w:p w14:paraId="1D57146C" w14:textId="444C91AE" w:rsidR="00925B3F" w:rsidRDefault="00382ADA" w:rsidP="00382ADA">
            <w:pPr>
              <w:tabs>
                <w:tab w:val="left" w:pos="420"/>
              </w:tabs>
              <w:spacing w:line="360" w:lineRule="auto"/>
              <w:ind w:left="420"/>
              <w:rPr>
                <w:rFonts w:ascii="Calibri" w:hAnsi="Calibri"/>
              </w:rPr>
            </w:pPr>
            <w:r>
              <w:rPr>
                <w:rFonts w:ascii="Calibri" w:hAnsi="Calibri" w:hint="eastAsia"/>
              </w:rPr>
              <w:t>诗词</w:t>
            </w:r>
            <w:r w:rsidR="00925B3F">
              <w:rPr>
                <w:rFonts w:ascii="Calibri" w:hAnsi="Calibri" w:hint="eastAsia"/>
              </w:rPr>
              <w:t>管理</w:t>
            </w:r>
          </w:p>
        </w:tc>
        <w:tc>
          <w:tcPr>
            <w:tcW w:w="7016" w:type="dxa"/>
            <w:tcBorders>
              <w:left w:val="single" w:sz="4" w:space="0" w:color="auto"/>
              <w:right w:val="single" w:sz="4" w:space="0" w:color="auto"/>
            </w:tcBorders>
            <w:vAlign w:val="center"/>
          </w:tcPr>
          <w:p w14:paraId="30B73D6A" w14:textId="1542062F" w:rsidR="00925B3F" w:rsidRDefault="00925B3F" w:rsidP="00A848E8">
            <w:pPr>
              <w:rPr>
                <w:rFonts w:ascii="Calibri" w:hAnsi="Calibri"/>
              </w:rPr>
            </w:pPr>
            <w:r>
              <w:rPr>
                <w:rFonts w:ascii="Calibri" w:hAnsi="Calibri" w:hint="eastAsia"/>
              </w:rPr>
              <w:t>管理员修改、添加、删除</w:t>
            </w:r>
            <w:r w:rsidR="00382ADA">
              <w:rPr>
                <w:rFonts w:ascii="Calibri" w:hAnsi="Calibri" w:hint="eastAsia"/>
              </w:rPr>
              <w:t>诗词</w:t>
            </w:r>
            <w:r>
              <w:rPr>
                <w:rFonts w:ascii="Calibri" w:hAnsi="Calibri" w:hint="eastAsia"/>
              </w:rPr>
              <w:t>信息</w:t>
            </w:r>
          </w:p>
        </w:tc>
      </w:tr>
    </w:tbl>
    <w:p w14:paraId="4257A4A5" w14:textId="20F3F3F8" w:rsidR="00925B3F" w:rsidRDefault="00925B3F" w:rsidP="00925B3F">
      <w:pPr>
        <w:pStyle w:val="2"/>
        <w:rPr>
          <w:rFonts w:cs="Cambria"/>
          <w:szCs w:val="30"/>
        </w:rPr>
      </w:pPr>
      <w:bookmarkStart w:id="92" w:name="_Toc291667805"/>
      <w:r>
        <w:rPr>
          <w:rFonts w:ascii="Calibri" w:hAnsi="Calibri" w:hint="eastAsia"/>
        </w:rPr>
        <w:br w:type="page"/>
      </w:r>
      <w:bookmarkStart w:id="93" w:name="_Toc21339"/>
      <w:r>
        <w:rPr>
          <w:rFonts w:cs="Cambria" w:hint="eastAsia"/>
          <w:szCs w:val="30"/>
        </w:rPr>
        <w:lastRenderedPageBreak/>
        <w:t xml:space="preserve">4.7 </w:t>
      </w:r>
      <w:r>
        <w:rPr>
          <w:rFonts w:cs="Cambria" w:hint="eastAsia"/>
          <w:szCs w:val="30"/>
        </w:rPr>
        <w:t>出错处理设计</w:t>
      </w:r>
      <w:bookmarkEnd w:id="92"/>
      <w:bookmarkEnd w:id="93"/>
    </w:p>
    <w:p w14:paraId="49E34217" w14:textId="4BF87257" w:rsidR="00382ADA" w:rsidRPr="00382ADA" w:rsidRDefault="00382ADA" w:rsidP="00382ADA">
      <w:pPr>
        <w:spacing w:line="360" w:lineRule="auto"/>
        <w:ind w:firstLineChars="200" w:firstLine="480"/>
        <w:rPr>
          <w:rFonts w:ascii="Calibri" w:hAnsi="Calibri"/>
        </w:rPr>
      </w:pPr>
      <w:r w:rsidRPr="00382ADA">
        <w:rPr>
          <w:rFonts w:ascii="Calibri" w:hAnsi="Calibri"/>
        </w:rPr>
        <w:t>对于一个应用系统，设计一套良好的异常处理体系是很重要的，因为它对于程序的后期维护有十分重要的意义。应用系统的异常处理体系或者说框架，应该在系统设计初期的时候就考虑清楚，这样可以避免开发阶段由于异常处理体系的混乱而引起的不必要的重构工作。</w:t>
      </w:r>
    </w:p>
    <w:p w14:paraId="37541A98" w14:textId="77777777" w:rsidR="00925B3F" w:rsidRDefault="00925B3F" w:rsidP="00925B3F">
      <w:pPr>
        <w:pStyle w:val="3"/>
        <w:rPr>
          <w:rFonts w:ascii="Calibri" w:hAnsi="Calibri"/>
          <w:sz w:val="28"/>
          <w:szCs w:val="28"/>
        </w:rPr>
      </w:pPr>
      <w:bookmarkStart w:id="94" w:name="_Toc27183"/>
      <w:bookmarkStart w:id="95" w:name="_Toc291667806"/>
      <w:r>
        <w:rPr>
          <w:rFonts w:ascii="Calibri" w:hAnsi="Calibri" w:hint="eastAsia"/>
          <w:sz w:val="28"/>
          <w:szCs w:val="28"/>
        </w:rPr>
        <w:t xml:space="preserve">4.7.1 </w:t>
      </w:r>
      <w:r>
        <w:rPr>
          <w:rFonts w:ascii="Calibri" w:hAnsi="Calibri" w:hint="eastAsia"/>
          <w:sz w:val="28"/>
          <w:szCs w:val="28"/>
        </w:rPr>
        <w:t>出错输出信息</w:t>
      </w:r>
      <w:bookmarkEnd w:id="94"/>
      <w:bookmarkEnd w:id="95"/>
    </w:p>
    <w:p w14:paraId="308D178E" w14:textId="77777777" w:rsidR="00925B3F" w:rsidRDefault="00925B3F" w:rsidP="00925B3F">
      <w:pPr>
        <w:spacing w:line="360" w:lineRule="auto"/>
        <w:ind w:leftChars="1400" w:left="3360"/>
        <w:rPr>
          <w:rFonts w:ascii="Calibri" w:hAnsi="Calibri" w:cs="Calibri"/>
        </w:rPr>
      </w:pPr>
      <w:r>
        <w:rPr>
          <w:rFonts w:ascii="Calibri" w:hAnsi="Calibri" w:cs="Calibri" w:hint="eastAsia"/>
        </w:rPr>
        <w:t>表</w:t>
      </w:r>
      <w:r>
        <w:rPr>
          <w:rFonts w:ascii="Calibri" w:hAnsi="Calibri" w:cs="Calibri" w:hint="eastAsia"/>
        </w:rPr>
        <w:t xml:space="preserve"> 4-7 </w:t>
      </w:r>
      <w:r>
        <w:rPr>
          <w:rFonts w:ascii="Calibri" w:hAnsi="Calibri" w:cs="Calibri" w:hint="eastAsia"/>
        </w:rPr>
        <w:t>出错信息表</w:t>
      </w:r>
    </w:p>
    <w:tbl>
      <w:tblPr>
        <w:tblW w:w="8522" w:type="dxa"/>
        <w:jc w:val="center"/>
        <w:tblLayout w:type="fixed"/>
        <w:tblLook w:val="04A0" w:firstRow="1" w:lastRow="0" w:firstColumn="1" w:lastColumn="0" w:noHBand="0" w:noVBand="1"/>
      </w:tblPr>
      <w:tblGrid>
        <w:gridCol w:w="1404"/>
        <w:gridCol w:w="2216"/>
        <w:gridCol w:w="2571"/>
        <w:gridCol w:w="2331"/>
      </w:tblGrid>
      <w:tr w:rsidR="00925B3F" w14:paraId="251F4C48" w14:textId="77777777" w:rsidTr="00A848E8">
        <w:trPr>
          <w:trHeight w:val="255"/>
          <w:tblHeader/>
          <w:jc w:val="center"/>
        </w:trPr>
        <w:tc>
          <w:tcPr>
            <w:tcW w:w="1404" w:type="dxa"/>
            <w:tcBorders>
              <w:top w:val="single" w:sz="8" w:space="0" w:color="auto"/>
              <w:left w:val="single" w:sz="8" w:space="0" w:color="auto"/>
              <w:bottom w:val="single" w:sz="8" w:space="0" w:color="auto"/>
              <w:right w:val="single" w:sz="8" w:space="0" w:color="auto"/>
            </w:tcBorders>
            <w:noWrap/>
            <w:vAlign w:val="center"/>
          </w:tcPr>
          <w:p w14:paraId="2FCD705D" w14:textId="77777777" w:rsidR="00925B3F" w:rsidRDefault="00925B3F" w:rsidP="00A848E8">
            <w:pPr>
              <w:spacing w:line="360" w:lineRule="auto"/>
              <w:jc w:val="center"/>
              <w:rPr>
                <w:b/>
                <w:bCs/>
              </w:rPr>
            </w:pPr>
            <w:r>
              <w:rPr>
                <w:rFonts w:hint="eastAsia"/>
                <w:b/>
                <w:bCs/>
              </w:rPr>
              <w:t>类别</w:t>
            </w:r>
          </w:p>
        </w:tc>
        <w:tc>
          <w:tcPr>
            <w:tcW w:w="2216" w:type="dxa"/>
            <w:tcBorders>
              <w:top w:val="single" w:sz="8" w:space="0" w:color="auto"/>
              <w:left w:val="nil"/>
              <w:bottom w:val="single" w:sz="8" w:space="0" w:color="auto"/>
              <w:right w:val="single" w:sz="8" w:space="0" w:color="auto"/>
            </w:tcBorders>
            <w:noWrap/>
            <w:vAlign w:val="center"/>
          </w:tcPr>
          <w:p w14:paraId="775C6817" w14:textId="77777777" w:rsidR="00925B3F" w:rsidRDefault="00925B3F" w:rsidP="00A848E8">
            <w:pPr>
              <w:spacing w:line="360" w:lineRule="auto"/>
              <w:jc w:val="center"/>
              <w:rPr>
                <w:b/>
                <w:bCs/>
              </w:rPr>
            </w:pPr>
            <w:r>
              <w:rPr>
                <w:rFonts w:hint="eastAsia"/>
                <w:b/>
                <w:bCs/>
              </w:rPr>
              <w:t>发生情况</w:t>
            </w:r>
          </w:p>
        </w:tc>
        <w:tc>
          <w:tcPr>
            <w:tcW w:w="2571" w:type="dxa"/>
            <w:tcBorders>
              <w:top w:val="single" w:sz="8" w:space="0" w:color="auto"/>
              <w:left w:val="nil"/>
              <w:bottom w:val="single" w:sz="8" w:space="0" w:color="auto"/>
              <w:right w:val="single" w:sz="8" w:space="0" w:color="auto"/>
            </w:tcBorders>
            <w:noWrap/>
            <w:vAlign w:val="center"/>
          </w:tcPr>
          <w:p w14:paraId="2F121F0F" w14:textId="77777777" w:rsidR="00925B3F" w:rsidRDefault="00925B3F" w:rsidP="00A848E8">
            <w:pPr>
              <w:spacing w:line="360" w:lineRule="auto"/>
              <w:jc w:val="center"/>
              <w:rPr>
                <w:b/>
                <w:bCs/>
              </w:rPr>
            </w:pPr>
            <w:r>
              <w:rPr>
                <w:rFonts w:hint="eastAsia"/>
                <w:b/>
                <w:bCs/>
              </w:rPr>
              <w:t>系统输出信息</w:t>
            </w:r>
          </w:p>
        </w:tc>
        <w:tc>
          <w:tcPr>
            <w:tcW w:w="2331" w:type="dxa"/>
            <w:tcBorders>
              <w:top w:val="single" w:sz="8" w:space="0" w:color="auto"/>
              <w:left w:val="nil"/>
              <w:bottom w:val="single" w:sz="8" w:space="0" w:color="auto"/>
              <w:right w:val="single" w:sz="8" w:space="0" w:color="auto"/>
            </w:tcBorders>
            <w:noWrap/>
            <w:vAlign w:val="center"/>
          </w:tcPr>
          <w:p w14:paraId="653E6115" w14:textId="77777777" w:rsidR="00925B3F" w:rsidRDefault="00925B3F" w:rsidP="00A848E8">
            <w:pPr>
              <w:spacing w:line="360" w:lineRule="auto"/>
              <w:jc w:val="center"/>
              <w:rPr>
                <w:b/>
                <w:bCs/>
              </w:rPr>
            </w:pPr>
            <w:r>
              <w:rPr>
                <w:rFonts w:hint="eastAsia"/>
                <w:b/>
                <w:bCs/>
              </w:rPr>
              <w:t>处理方法</w:t>
            </w:r>
          </w:p>
        </w:tc>
      </w:tr>
      <w:tr w:rsidR="00925B3F" w14:paraId="6988355B" w14:textId="77777777" w:rsidTr="00A848E8">
        <w:trPr>
          <w:trHeight w:val="495"/>
          <w:jc w:val="center"/>
        </w:trPr>
        <w:tc>
          <w:tcPr>
            <w:tcW w:w="1404" w:type="dxa"/>
            <w:vMerge w:val="restart"/>
            <w:tcBorders>
              <w:top w:val="nil"/>
              <w:left w:val="single" w:sz="8" w:space="0" w:color="auto"/>
              <w:bottom w:val="single" w:sz="8" w:space="0" w:color="auto"/>
              <w:right w:val="single" w:sz="8" w:space="0" w:color="auto"/>
            </w:tcBorders>
            <w:noWrap/>
            <w:vAlign w:val="center"/>
          </w:tcPr>
          <w:p w14:paraId="3CBE1DFA" w14:textId="77777777" w:rsidR="00925B3F" w:rsidRDefault="00925B3F" w:rsidP="00A848E8">
            <w:pPr>
              <w:jc w:val="center"/>
            </w:pPr>
            <w:r>
              <w:rPr>
                <w:rFonts w:hint="eastAsia"/>
              </w:rPr>
              <w:t>用户注册</w:t>
            </w:r>
          </w:p>
        </w:tc>
        <w:tc>
          <w:tcPr>
            <w:tcW w:w="2216" w:type="dxa"/>
            <w:tcBorders>
              <w:top w:val="nil"/>
              <w:left w:val="nil"/>
              <w:bottom w:val="single" w:sz="8" w:space="0" w:color="auto"/>
              <w:right w:val="single" w:sz="8" w:space="0" w:color="auto"/>
            </w:tcBorders>
            <w:vAlign w:val="center"/>
          </w:tcPr>
          <w:p w14:paraId="6490E605" w14:textId="77777777" w:rsidR="00925B3F" w:rsidRDefault="00925B3F" w:rsidP="00A848E8">
            <w:pPr>
              <w:jc w:val="center"/>
            </w:pPr>
            <w:r>
              <w:rPr>
                <w:rFonts w:hint="eastAsia"/>
              </w:rPr>
              <w:t>用户输入的用户名已经存在</w:t>
            </w:r>
          </w:p>
        </w:tc>
        <w:tc>
          <w:tcPr>
            <w:tcW w:w="2571" w:type="dxa"/>
            <w:tcBorders>
              <w:top w:val="nil"/>
              <w:left w:val="nil"/>
              <w:bottom w:val="single" w:sz="8" w:space="0" w:color="auto"/>
              <w:right w:val="single" w:sz="8" w:space="0" w:color="auto"/>
            </w:tcBorders>
            <w:vAlign w:val="center"/>
          </w:tcPr>
          <w:p w14:paraId="25D544BB" w14:textId="2A6CF13E" w:rsidR="00925B3F" w:rsidRDefault="00925B3F" w:rsidP="00A848E8">
            <w:r>
              <w:rPr>
                <w:rFonts w:hint="eastAsia"/>
              </w:rPr>
              <w:t>页面提示“用户名已经存在！”</w:t>
            </w:r>
          </w:p>
        </w:tc>
        <w:tc>
          <w:tcPr>
            <w:tcW w:w="2331" w:type="dxa"/>
            <w:tcBorders>
              <w:top w:val="nil"/>
              <w:left w:val="nil"/>
              <w:bottom w:val="single" w:sz="8" w:space="0" w:color="auto"/>
              <w:right w:val="single" w:sz="8" w:space="0" w:color="auto"/>
            </w:tcBorders>
            <w:vAlign w:val="center"/>
          </w:tcPr>
          <w:p w14:paraId="01BA7787" w14:textId="77777777" w:rsidR="00925B3F" w:rsidRDefault="00925B3F" w:rsidP="00A848E8">
            <w:r>
              <w:rPr>
                <w:rFonts w:hint="eastAsia"/>
              </w:rPr>
              <w:t>跳转到注册页面，用户更改用户名</w:t>
            </w:r>
          </w:p>
        </w:tc>
      </w:tr>
      <w:tr w:rsidR="00925B3F" w14:paraId="2FEF8A9A" w14:textId="77777777" w:rsidTr="00A848E8">
        <w:trPr>
          <w:trHeight w:val="495"/>
          <w:jc w:val="center"/>
        </w:trPr>
        <w:tc>
          <w:tcPr>
            <w:tcW w:w="1404" w:type="dxa"/>
            <w:vMerge/>
            <w:tcBorders>
              <w:top w:val="nil"/>
              <w:left w:val="single" w:sz="8" w:space="0" w:color="auto"/>
              <w:bottom w:val="single" w:sz="8" w:space="0" w:color="auto"/>
              <w:right w:val="single" w:sz="8" w:space="0" w:color="auto"/>
            </w:tcBorders>
            <w:vAlign w:val="center"/>
          </w:tcPr>
          <w:p w14:paraId="2973D08F" w14:textId="77777777" w:rsidR="00925B3F" w:rsidRDefault="00925B3F" w:rsidP="00A848E8"/>
        </w:tc>
        <w:tc>
          <w:tcPr>
            <w:tcW w:w="2216" w:type="dxa"/>
            <w:tcBorders>
              <w:top w:val="nil"/>
              <w:left w:val="nil"/>
              <w:bottom w:val="single" w:sz="8" w:space="0" w:color="auto"/>
              <w:right w:val="single" w:sz="8" w:space="0" w:color="auto"/>
            </w:tcBorders>
            <w:vAlign w:val="center"/>
          </w:tcPr>
          <w:p w14:paraId="5B14C907" w14:textId="77777777" w:rsidR="00925B3F" w:rsidRDefault="00925B3F" w:rsidP="00A848E8">
            <w:pPr>
              <w:jc w:val="center"/>
            </w:pPr>
            <w:r>
              <w:rPr>
                <w:rFonts w:hint="eastAsia"/>
              </w:rPr>
              <w:t>用户未将必须的注册相关内容填写完整</w:t>
            </w:r>
          </w:p>
        </w:tc>
        <w:tc>
          <w:tcPr>
            <w:tcW w:w="2571" w:type="dxa"/>
            <w:tcBorders>
              <w:top w:val="nil"/>
              <w:left w:val="nil"/>
              <w:bottom w:val="single" w:sz="8" w:space="0" w:color="auto"/>
              <w:right w:val="single" w:sz="8" w:space="0" w:color="auto"/>
            </w:tcBorders>
            <w:vAlign w:val="center"/>
          </w:tcPr>
          <w:p w14:paraId="4770EB88" w14:textId="1BEB7388" w:rsidR="00925B3F" w:rsidRDefault="00925B3F" w:rsidP="00A848E8">
            <w:r>
              <w:rPr>
                <w:rFonts w:hint="eastAsia"/>
              </w:rPr>
              <w:t>页面提示“</w:t>
            </w:r>
            <w:r w:rsidR="00295F3A">
              <w:rPr>
                <w:rFonts w:hint="eastAsia"/>
              </w:rPr>
              <w:t>请输入</w:t>
            </w:r>
            <w:r w:rsidR="00295F3A">
              <w:t>…</w:t>
            </w:r>
            <w:r>
              <w:rPr>
                <w:rFonts w:hint="eastAsia"/>
              </w:rPr>
              <w:t>！”</w:t>
            </w:r>
          </w:p>
        </w:tc>
        <w:tc>
          <w:tcPr>
            <w:tcW w:w="2331" w:type="dxa"/>
            <w:tcBorders>
              <w:top w:val="nil"/>
              <w:left w:val="nil"/>
              <w:bottom w:val="single" w:sz="8" w:space="0" w:color="auto"/>
              <w:right w:val="single" w:sz="8" w:space="0" w:color="auto"/>
            </w:tcBorders>
            <w:vAlign w:val="center"/>
          </w:tcPr>
          <w:p w14:paraId="5208A004" w14:textId="77777777" w:rsidR="00925B3F" w:rsidRDefault="00925B3F" w:rsidP="00A848E8">
            <w:r>
              <w:rPr>
                <w:rFonts w:hint="eastAsia"/>
              </w:rPr>
              <w:t>跳转到注册页面，需要用户将个人注册信息填写完整</w:t>
            </w:r>
          </w:p>
        </w:tc>
      </w:tr>
      <w:tr w:rsidR="00925B3F" w14:paraId="3CFA9109" w14:textId="77777777" w:rsidTr="00A848E8">
        <w:trPr>
          <w:trHeight w:val="664"/>
          <w:jc w:val="center"/>
        </w:trPr>
        <w:tc>
          <w:tcPr>
            <w:tcW w:w="1404" w:type="dxa"/>
            <w:vMerge w:val="restart"/>
            <w:tcBorders>
              <w:top w:val="nil"/>
              <w:left w:val="single" w:sz="8" w:space="0" w:color="auto"/>
              <w:right w:val="single" w:sz="8" w:space="0" w:color="auto"/>
            </w:tcBorders>
            <w:noWrap/>
            <w:vAlign w:val="center"/>
          </w:tcPr>
          <w:p w14:paraId="067548A8" w14:textId="77777777" w:rsidR="00925B3F" w:rsidRDefault="00925B3F" w:rsidP="00A848E8">
            <w:pPr>
              <w:jc w:val="center"/>
            </w:pPr>
            <w:r>
              <w:rPr>
                <w:rFonts w:hint="eastAsia"/>
              </w:rPr>
              <w:t>用户登录</w:t>
            </w:r>
          </w:p>
        </w:tc>
        <w:tc>
          <w:tcPr>
            <w:tcW w:w="2216" w:type="dxa"/>
            <w:tcBorders>
              <w:top w:val="single" w:sz="4" w:space="0" w:color="auto"/>
              <w:left w:val="nil"/>
              <w:bottom w:val="single" w:sz="4" w:space="0" w:color="auto"/>
              <w:right w:val="single" w:sz="8" w:space="0" w:color="auto"/>
            </w:tcBorders>
            <w:vAlign w:val="center"/>
          </w:tcPr>
          <w:p w14:paraId="5C710C7A" w14:textId="75CF0CB8" w:rsidR="00925B3F" w:rsidRDefault="00407738" w:rsidP="00A848E8">
            <w:pPr>
              <w:jc w:val="center"/>
            </w:pPr>
            <w:r>
              <w:rPr>
                <w:rFonts w:hint="eastAsia"/>
              </w:rPr>
              <w:t>信息不完整</w:t>
            </w:r>
          </w:p>
        </w:tc>
        <w:tc>
          <w:tcPr>
            <w:tcW w:w="2571" w:type="dxa"/>
            <w:tcBorders>
              <w:top w:val="single" w:sz="4" w:space="0" w:color="auto"/>
              <w:left w:val="nil"/>
              <w:bottom w:val="single" w:sz="4" w:space="0" w:color="auto"/>
              <w:right w:val="single" w:sz="8" w:space="0" w:color="auto"/>
            </w:tcBorders>
            <w:vAlign w:val="center"/>
          </w:tcPr>
          <w:p w14:paraId="77F88E0B" w14:textId="102727D4" w:rsidR="00925B3F" w:rsidRDefault="00407738" w:rsidP="00A848E8">
            <w:r>
              <w:rPr>
                <w:rFonts w:hint="eastAsia"/>
              </w:rPr>
              <w:t>页面提示“请输入</w:t>
            </w:r>
            <w:r>
              <w:t>…</w:t>
            </w:r>
            <w:r>
              <w:rPr>
                <w:rFonts w:hint="eastAsia"/>
              </w:rPr>
              <w:t>！”</w:t>
            </w:r>
          </w:p>
        </w:tc>
        <w:tc>
          <w:tcPr>
            <w:tcW w:w="2331" w:type="dxa"/>
            <w:tcBorders>
              <w:top w:val="single" w:sz="4" w:space="0" w:color="auto"/>
              <w:left w:val="nil"/>
              <w:bottom w:val="single" w:sz="4" w:space="0" w:color="auto"/>
              <w:right w:val="single" w:sz="8" w:space="0" w:color="auto"/>
            </w:tcBorders>
            <w:vAlign w:val="center"/>
          </w:tcPr>
          <w:p w14:paraId="156E2127" w14:textId="3451758A" w:rsidR="00925B3F" w:rsidRDefault="00407738" w:rsidP="00A848E8">
            <w:r>
              <w:rPr>
                <w:rFonts w:hint="eastAsia"/>
              </w:rPr>
              <w:t>提示错误信息，跳转登录页面</w:t>
            </w:r>
          </w:p>
        </w:tc>
      </w:tr>
      <w:tr w:rsidR="00925B3F" w14:paraId="2DCF512C" w14:textId="77777777" w:rsidTr="00A848E8">
        <w:trPr>
          <w:trHeight w:val="755"/>
          <w:jc w:val="center"/>
        </w:trPr>
        <w:tc>
          <w:tcPr>
            <w:tcW w:w="1404" w:type="dxa"/>
            <w:vMerge/>
            <w:tcBorders>
              <w:left w:val="single" w:sz="8" w:space="0" w:color="auto"/>
              <w:bottom w:val="single" w:sz="8" w:space="0" w:color="auto"/>
              <w:right w:val="single" w:sz="8" w:space="0" w:color="auto"/>
            </w:tcBorders>
            <w:noWrap/>
            <w:vAlign w:val="center"/>
          </w:tcPr>
          <w:p w14:paraId="739AE520" w14:textId="77777777" w:rsidR="00925B3F" w:rsidRDefault="00925B3F" w:rsidP="00A848E8">
            <w:pPr>
              <w:jc w:val="center"/>
            </w:pPr>
          </w:p>
        </w:tc>
        <w:tc>
          <w:tcPr>
            <w:tcW w:w="2216" w:type="dxa"/>
            <w:tcBorders>
              <w:top w:val="nil"/>
              <w:left w:val="nil"/>
              <w:bottom w:val="single" w:sz="4" w:space="0" w:color="auto"/>
              <w:right w:val="single" w:sz="8" w:space="0" w:color="auto"/>
            </w:tcBorders>
            <w:vAlign w:val="center"/>
          </w:tcPr>
          <w:p w14:paraId="1854FB2E" w14:textId="77777777" w:rsidR="00925B3F" w:rsidRDefault="00925B3F" w:rsidP="00A848E8">
            <w:pPr>
              <w:jc w:val="center"/>
            </w:pPr>
            <w:r>
              <w:rPr>
                <w:rFonts w:hint="eastAsia"/>
              </w:rPr>
              <w:t>用户输入的用户名或密码不正确</w:t>
            </w:r>
          </w:p>
        </w:tc>
        <w:tc>
          <w:tcPr>
            <w:tcW w:w="2571" w:type="dxa"/>
            <w:tcBorders>
              <w:top w:val="nil"/>
              <w:left w:val="nil"/>
              <w:bottom w:val="single" w:sz="4" w:space="0" w:color="auto"/>
              <w:right w:val="single" w:sz="8" w:space="0" w:color="auto"/>
            </w:tcBorders>
            <w:vAlign w:val="center"/>
          </w:tcPr>
          <w:p w14:paraId="0F34E59C" w14:textId="77777777" w:rsidR="00925B3F" w:rsidRDefault="00925B3F" w:rsidP="00A848E8">
            <w:r>
              <w:rPr>
                <w:rFonts w:hint="eastAsia"/>
              </w:rPr>
              <w:t>页面提示“用户名或密码不正确，请重新输入！”</w:t>
            </w:r>
          </w:p>
        </w:tc>
        <w:tc>
          <w:tcPr>
            <w:tcW w:w="2331" w:type="dxa"/>
            <w:tcBorders>
              <w:top w:val="nil"/>
              <w:left w:val="nil"/>
              <w:bottom w:val="single" w:sz="4" w:space="0" w:color="auto"/>
              <w:right w:val="single" w:sz="8" w:space="0" w:color="auto"/>
            </w:tcBorders>
            <w:vAlign w:val="center"/>
          </w:tcPr>
          <w:p w14:paraId="7B59599A" w14:textId="77777777" w:rsidR="00925B3F" w:rsidRDefault="00925B3F" w:rsidP="00A848E8">
            <w:r>
              <w:rPr>
                <w:rFonts w:hint="eastAsia"/>
              </w:rPr>
              <w:t>跳转到登录页面，用户重新输入正确的用户名和密码</w:t>
            </w:r>
          </w:p>
        </w:tc>
      </w:tr>
      <w:tr w:rsidR="00925B3F" w14:paraId="69DBA79B" w14:textId="77777777" w:rsidTr="00A848E8">
        <w:trPr>
          <w:trHeight w:val="495"/>
          <w:jc w:val="center"/>
        </w:trPr>
        <w:tc>
          <w:tcPr>
            <w:tcW w:w="1404" w:type="dxa"/>
            <w:tcBorders>
              <w:top w:val="nil"/>
              <w:left w:val="single" w:sz="8" w:space="0" w:color="auto"/>
              <w:bottom w:val="single" w:sz="8" w:space="0" w:color="auto"/>
              <w:right w:val="single" w:sz="8" w:space="0" w:color="auto"/>
            </w:tcBorders>
            <w:noWrap/>
            <w:vAlign w:val="center"/>
          </w:tcPr>
          <w:p w14:paraId="66316AA9" w14:textId="77777777" w:rsidR="00925B3F" w:rsidRDefault="00925B3F" w:rsidP="00A848E8">
            <w:pPr>
              <w:jc w:val="center"/>
            </w:pPr>
            <w:r>
              <w:rPr>
                <w:rFonts w:hint="eastAsia"/>
              </w:rPr>
              <w:t>用户未登录</w:t>
            </w:r>
          </w:p>
        </w:tc>
        <w:tc>
          <w:tcPr>
            <w:tcW w:w="2216" w:type="dxa"/>
            <w:tcBorders>
              <w:top w:val="nil"/>
              <w:left w:val="nil"/>
              <w:bottom w:val="single" w:sz="8" w:space="0" w:color="auto"/>
              <w:right w:val="single" w:sz="8" w:space="0" w:color="auto"/>
            </w:tcBorders>
            <w:vAlign w:val="center"/>
          </w:tcPr>
          <w:p w14:paraId="10D5CCAF" w14:textId="77777777" w:rsidR="00925B3F" w:rsidRDefault="00925B3F" w:rsidP="00A848E8">
            <w:pPr>
              <w:jc w:val="center"/>
            </w:pPr>
            <w:r>
              <w:rPr>
                <w:rFonts w:hint="eastAsia"/>
              </w:rPr>
              <w:t>未登录用户进分析结果展示页面</w:t>
            </w:r>
          </w:p>
        </w:tc>
        <w:tc>
          <w:tcPr>
            <w:tcW w:w="2571" w:type="dxa"/>
            <w:tcBorders>
              <w:top w:val="nil"/>
              <w:left w:val="nil"/>
              <w:bottom w:val="single" w:sz="8" w:space="0" w:color="auto"/>
              <w:right w:val="single" w:sz="8" w:space="0" w:color="auto"/>
            </w:tcBorders>
            <w:vAlign w:val="center"/>
          </w:tcPr>
          <w:p w14:paraId="751A0FA4" w14:textId="02C18FA4" w:rsidR="00925B3F" w:rsidRDefault="00664F85" w:rsidP="00A848E8">
            <w:r>
              <w:rPr>
                <w:rFonts w:hint="eastAsia"/>
              </w:rPr>
              <w:t>无提示</w:t>
            </w:r>
          </w:p>
        </w:tc>
        <w:tc>
          <w:tcPr>
            <w:tcW w:w="2331" w:type="dxa"/>
            <w:tcBorders>
              <w:top w:val="nil"/>
              <w:left w:val="nil"/>
              <w:bottom w:val="single" w:sz="8" w:space="0" w:color="auto"/>
              <w:right w:val="single" w:sz="8" w:space="0" w:color="auto"/>
            </w:tcBorders>
            <w:vAlign w:val="center"/>
          </w:tcPr>
          <w:p w14:paraId="03D6FE05" w14:textId="730BF8A0" w:rsidR="00925B3F" w:rsidRDefault="00664F85" w:rsidP="00A848E8">
            <w:r>
              <w:rPr>
                <w:rFonts w:hint="eastAsia"/>
              </w:rPr>
              <w:t>展示首页信息</w:t>
            </w:r>
          </w:p>
        </w:tc>
      </w:tr>
      <w:tr w:rsidR="00925B3F" w14:paraId="778DE584" w14:textId="77777777" w:rsidTr="00A848E8">
        <w:trPr>
          <w:trHeight w:val="495"/>
          <w:jc w:val="center"/>
        </w:trPr>
        <w:tc>
          <w:tcPr>
            <w:tcW w:w="1404" w:type="dxa"/>
            <w:tcBorders>
              <w:top w:val="nil"/>
              <w:left w:val="single" w:sz="8" w:space="0" w:color="auto"/>
              <w:bottom w:val="single" w:sz="8" w:space="0" w:color="auto"/>
              <w:right w:val="single" w:sz="8" w:space="0" w:color="auto"/>
            </w:tcBorders>
            <w:vAlign w:val="center"/>
          </w:tcPr>
          <w:p w14:paraId="2AB9E271" w14:textId="7CA1F863" w:rsidR="00925B3F" w:rsidRDefault="00664F85" w:rsidP="00A848E8">
            <w:pPr>
              <w:jc w:val="center"/>
            </w:pPr>
            <w:r>
              <w:rPr>
                <w:rFonts w:hint="eastAsia"/>
              </w:rPr>
              <w:t>收藏诗词</w:t>
            </w:r>
          </w:p>
        </w:tc>
        <w:tc>
          <w:tcPr>
            <w:tcW w:w="2216" w:type="dxa"/>
            <w:tcBorders>
              <w:top w:val="nil"/>
              <w:left w:val="nil"/>
              <w:bottom w:val="single" w:sz="8" w:space="0" w:color="auto"/>
              <w:right w:val="single" w:sz="8" w:space="0" w:color="auto"/>
            </w:tcBorders>
            <w:vAlign w:val="center"/>
          </w:tcPr>
          <w:p w14:paraId="3830C991" w14:textId="132A0358" w:rsidR="00925B3F" w:rsidRDefault="00664F85" w:rsidP="00A848E8">
            <w:pPr>
              <w:jc w:val="center"/>
            </w:pPr>
            <w:r>
              <w:rPr>
                <w:rFonts w:hint="eastAsia"/>
              </w:rPr>
              <w:t>用户未登录</w:t>
            </w:r>
          </w:p>
        </w:tc>
        <w:tc>
          <w:tcPr>
            <w:tcW w:w="2571" w:type="dxa"/>
            <w:tcBorders>
              <w:top w:val="nil"/>
              <w:left w:val="nil"/>
              <w:bottom w:val="single" w:sz="8" w:space="0" w:color="auto"/>
              <w:right w:val="single" w:sz="8" w:space="0" w:color="auto"/>
            </w:tcBorders>
            <w:vAlign w:val="center"/>
          </w:tcPr>
          <w:p w14:paraId="42B18236" w14:textId="1E160ABE" w:rsidR="00925B3F" w:rsidRDefault="00664F85" w:rsidP="00A848E8">
            <w:r>
              <w:rPr>
                <w:rFonts w:hint="eastAsia"/>
              </w:rPr>
              <w:t>无提示</w:t>
            </w:r>
          </w:p>
        </w:tc>
        <w:tc>
          <w:tcPr>
            <w:tcW w:w="2331" w:type="dxa"/>
            <w:tcBorders>
              <w:top w:val="nil"/>
              <w:left w:val="nil"/>
              <w:bottom w:val="single" w:sz="8" w:space="0" w:color="auto"/>
              <w:right w:val="single" w:sz="8" w:space="0" w:color="auto"/>
            </w:tcBorders>
            <w:vAlign w:val="center"/>
          </w:tcPr>
          <w:p w14:paraId="2EDD36D9" w14:textId="55961E2E" w:rsidR="00925B3F" w:rsidRDefault="00925B3F" w:rsidP="00A848E8">
            <w:r>
              <w:rPr>
                <w:rFonts w:hint="eastAsia"/>
              </w:rPr>
              <w:t>跳转到</w:t>
            </w:r>
            <w:r w:rsidR="00664F85">
              <w:rPr>
                <w:rFonts w:hint="eastAsia"/>
              </w:rPr>
              <w:t>登录</w:t>
            </w:r>
            <w:r>
              <w:rPr>
                <w:rFonts w:hint="eastAsia"/>
              </w:rPr>
              <w:t>页面</w:t>
            </w:r>
            <w:r w:rsidR="00664F85">
              <w:rPr>
                <w:rFonts w:hint="eastAsia"/>
              </w:rPr>
              <w:t>，引导用户登录</w:t>
            </w:r>
          </w:p>
        </w:tc>
      </w:tr>
      <w:tr w:rsidR="00925B3F" w14:paraId="12545A86" w14:textId="77777777" w:rsidTr="00A848E8">
        <w:trPr>
          <w:trHeight w:val="673"/>
          <w:jc w:val="center"/>
        </w:trPr>
        <w:tc>
          <w:tcPr>
            <w:tcW w:w="1404" w:type="dxa"/>
            <w:tcBorders>
              <w:top w:val="nil"/>
              <w:left w:val="single" w:sz="8" w:space="0" w:color="auto"/>
              <w:bottom w:val="single" w:sz="4" w:space="0" w:color="auto"/>
              <w:right w:val="single" w:sz="8" w:space="0" w:color="auto"/>
            </w:tcBorders>
            <w:vAlign w:val="center"/>
          </w:tcPr>
          <w:p w14:paraId="44A545B4" w14:textId="33574736" w:rsidR="00925B3F" w:rsidRDefault="00925B3F" w:rsidP="00A848E8">
            <w:pPr>
              <w:jc w:val="center"/>
            </w:pPr>
            <w:r>
              <w:rPr>
                <w:rFonts w:hint="eastAsia"/>
              </w:rPr>
              <w:t>管理员添加</w:t>
            </w:r>
            <w:r w:rsidR="00BB03AD">
              <w:rPr>
                <w:rFonts w:hint="eastAsia"/>
              </w:rPr>
              <w:t>诗词</w:t>
            </w:r>
            <w:r>
              <w:rPr>
                <w:rFonts w:hint="eastAsia"/>
              </w:rPr>
              <w:t>信息</w:t>
            </w:r>
          </w:p>
        </w:tc>
        <w:tc>
          <w:tcPr>
            <w:tcW w:w="2216" w:type="dxa"/>
            <w:tcBorders>
              <w:top w:val="nil"/>
              <w:left w:val="nil"/>
              <w:bottom w:val="single" w:sz="4" w:space="0" w:color="auto"/>
              <w:right w:val="single" w:sz="8" w:space="0" w:color="auto"/>
            </w:tcBorders>
            <w:vAlign w:val="center"/>
          </w:tcPr>
          <w:p w14:paraId="136FD326" w14:textId="0AC98E39" w:rsidR="00925B3F" w:rsidRDefault="00925B3F" w:rsidP="00A848E8">
            <w:pPr>
              <w:jc w:val="center"/>
            </w:pPr>
            <w:r>
              <w:rPr>
                <w:rFonts w:hint="eastAsia"/>
              </w:rPr>
              <w:t>没有填写所有必填的</w:t>
            </w:r>
            <w:r w:rsidR="00BB03AD">
              <w:rPr>
                <w:rFonts w:hint="eastAsia"/>
              </w:rPr>
              <w:t>诗词</w:t>
            </w:r>
            <w:r>
              <w:rPr>
                <w:rFonts w:hint="eastAsia"/>
              </w:rPr>
              <w:t>相关内容</w:t>
            </w:r>
          </w:p>
        </w:tc>
        <w:tc>
          <w:tcPr>
            <w:tcW w:w="2571" w:type="dxa"/>
            <w:tcBorders>
              <w:top w:val="nil"/>
              <w:left w:val="nil"/>
              <w:bottom w:val="single" w:sz="4" w:space="0" w:color="auto"/>
              <w:right w:val="single" w:sz="8" w:space="0" w:color="auto"/>
            </w:tcBorders>
            <w:vAlign w:val="center"/>
          </w:tcPr>
          <w:p w14:paraId="44041A98" w14:textId="13362F7A" w:rsidR="00925B3F" w:rsidRDefault="00925B3F" w:rsidP="00A848E8">
            <w:r>
              <w:rPr>
                <w:rFonts w:hint="eastAsia"/>
              </w:rPr>
              <w:t>页面提示“</w:t>
            </w:r>
            <w:r w:rsidR="00BB03AD">
              <w:rPr>
                <w:rFonts w:hint="eastAsia"/>
              </w:rPr>
              <w:t>请填写完整信息</w:t>
            </w:r>
            <w:r>
              <w:rPr>
                <w:rFonts w:hint="eastAsia"/>
              </w:rPr>
              <w:t>！”</w:t>
            </w:r>
          </w:p>
        </w:tc>
        <w:tc>
          <w:tcPr>
            <w:tcW w:w="2331" w:type="dxa"/>
            <w:tcBorders>
              <w:top w:val="nil"/>
              <w:left w:val="nil"/>
              <w:bottom w:val="single" w:sz="4" w:space="0" w:color="auto"/>
              <w:right w:val="single" w:sz="8" w:space="0" w:color="auto"/>
            </w:tcBorders>
            <w:vAlign w:val="center"/>
          </w:tcPr>
          <w:p w14:paraId="6C7CFF20" w14:textId="1D392528" w:rsidR="00925B3F" w:rsidRDefault="00925B3F" w:rsidP="00A848E8">
            <w:r>
              <w:rPr>
                <w:rFonts w:hint="eastAsia"/>
              </w:rPr>
              <w:t>跳转到添加</w:t>
            </w:r>
            <w:r w:rsidR="00BB03AD">
              <w:rPr>
                <w:rFonts w:hint="eastAsia"/>
              </w:rPr>
              <w:t>诗词</w:t>
            </w:r>
            <w:r>
              <w:rPr>
                <w:rFonts w:hint="eastAsia"/>
              </w:rPr>
              <w:t>页面</w:t>
            </w:r>
          </w:p>
        </w:tc>
      </w:tr>
    </w:tbl>
    <w:p w14:paraId="4C3B1EDB" w14:textId="77777777" w:rsidR="00925B3F" w:rsidRDefault="00925B3F" w:rsidP="00925B3F">
      <w:pPr>
        <w:pStyle w:val="3"/>
        <w:rPr>
          <w:rFonts w:ascii="Calibri" w:hAnsi="Calibri"/>
          <w:sz w:val="28"/>
          <w:szCs w:val="28"/>
        </w:rPr>
      </w:pPr>
      <w:bookmarkStart w:id="96" w:name="_Toc29195"/>
      <w:bookmarkStart w:id="97" w:name="_Toc291667807"/>
      <w:r>
        <w:rPr>
          <w:rFonts w:ascii="Calibri" w:hAnsi="Calibri" w:hint="eastAsia"/>
          <w:sz w:val="28"/>
          <w:szCs w:val="28"/>
        </w:rPr>
        <w:t xml:space="preserve">4.7.2 </w:t>
      </w:r>
      <w:r>
        <w:rPr>
          <w:rFonts w:ascii="Calibri" w:hAnsi="Calibri" w:hint="eastAsia"/>
          <w:sz w:val="28"/>
          <w:szCs w:val="28"/>
        </w:rPr>
        <w:t>出错处理对策</w:t>
      </w:r>
      <w:bookmarkEnd w:id="96"/>
      <w:bookmarkEnd w:id="97"/>
    </w:p>
    <w:p w14:paraId="131B8257" w14:textId="6F11992E" w:rsidR="00925B3F" w:rsidRDefault="00BB03AD" w:rsidP="00925B3F">
      <w:pPr>
        <w:pStyle w:val="a6"/>
        <w:spacing w:line="360" w:lineRule="auto"/>
        <w:ind w:firstLine="480"/>
        <w:rPr>
          <w:rFonts w:ascii="Calibri" w:hAnsi="Calibri"/>
        </w:rPr>
      </w:pPr>
      <w:r>
        <w:rPr>
          <w:rFonts w:ascii="Calibri" w:hAnsi="Calibri" w:hint="eastAsia"/>
        </w:rPr>
        <w:t>诗词信息采用的是接口获取，可能会出现返回结果出错的情况，此时英查看数据库中数据是否正确，打开浏览器调试面板，查看网络是否正常，数据是否正常返回。</w:t>
      </w:r>
    </w:p>
    <w:p w14:paraId="216401B9" w14:textId="77777777" w:rsidR="00925B3F" w:rsidRDefault="00925B3F" w:rsidP="00925B3F">
      <w:pPr>
        <w:pStyle w:val="2"/>
        <w:rPr>
          <w:rFonts w:cs="Cambria"/>
          <w:szCs w:val="30"/>
        </w:rPr>
      </w:pPr>
      <w:bookmarkStart w:id="98" w:name="_Toc291667808"/>
      <w:bookmarkStart w:id="99" w:name="_Toc9825"/>
      <w:r>
        <w:rPr>
          <w:rFonts w:cs="Cambria" w:hint="eastAsia"/>
          <w:szCs w:val="30"/>
        </w:rPr>
        <w:lastRenderedPageBreak/>
        <w:t xml:space="preserve">4.8 </w:t>
      </w:r>
      <w:r>
        <w:rPr>
          <w:rFonts w:cs="Cambria" w:hint="eastAsia"/>
          <w:szCs w:val="30"/>
        </w:rPr>
        <w:t>维护设计</w:t>
      </w:r>
      <w:bookmarkEnd w:id="98"/>
      <w:bookmarkEnd w:id="99"/>
    </w:p>
    <w:p w14:paraId="14A2DFF0" w14:textId="77777777" w:rsidR="00925B3F" w:rsidRDefault="00925B3F" w:rsidP="00925B3F">
      <w:pPr>
        <w:spacing w:line="360" w:lineRule="auto"/>
        <w:ind w:firstLineChars="200" w:firstLine="480"/>
        <w:rPr>
          <w:rFonts w:ascii="Calibri" w:hAnsi="Calibri"/>
        </w:rPr>
      </w:pPr>
      <w:r>
        <w:rPr>
          <w:rFonts w:ascii="Calibri" w:hAnsi="Calibri" w:hint="eastAsia"/>
          <w:color w:val="000000"/>
        </w:rPr>
        <w:t>必须按照软件产品设计规范的步骤进行开发，并充分考虑系统的可维护性，在各个阶段编写详细的文档，以方便系统的移植或二次开发。定期维护数据库，根据信息更新修改数据库信息，保持数据库最近最新。通常使用改正性维护、适应性维护、完善性维护、预防性维护这</w:t>
      </w:r>
      <w:r>
        <w:rPr>
          <w:rFonts w:ascii="Calibri" w:hAnsi="Calibri" w:hint="eastAsia"/>
          <w:color w:val="000000"/>
        </w:rPr>
        <w:t>4</w:t>
      </w:r>
      <w:r>
        <w:rPr>
          <w:rFonts w:ascii="Calibri" w:hAnsi="Calibri" w:hint="eastAsia"/>
          <w:color w:val="000000"/>
        </w:rPr>
        <w:t>种维护活动来完成系统维护。</w:t>
      </w:r>
    </w:p>
    <w:p w14:paraId="4775C9D6" w14:textId="097A1B1D" w:rsidR="00925B3F" w:rsidRDefault="00925B3F" w:rsidP="00A31C17">
      <w:pPr>
        <w:pStyle w:val="1"/>
        <w:numPr>
          <w:ilvl w:val="0"/>
          <w:numId w:val="4"/>
        </w:numPr>
        <w:rPr>
          <w:rFonts w:ascii="Calibri" w:hAnsi="Calibri" w:cs="Calibri"/>
          <w:kern w:val="2"/>
          <w:szCs w:val="32"/>
        </w:rPr>
      </w:pPr>
      <w:r>
        <w:rPr>
          <w:rFonts w:ascii="Calibri" w:hAnsi="Calibri" w:hint="eastAsia"/>
        </w:rPr>
        <w:br w:type="page"/>
      </w:r>
      <w:bookmarkStart w:id="100" w:name="_Toc21203"/>
      <w:r>
        <w:rPr>
          <w:rFonts w:ascii="Calibri" w:hAnsi="Calibri" w:cs="Calibri" w:hint="eastAsia"/>
          <w:kern w:val="2"/>
          <w:szCs w:val="32"/>
        </w:rPr>
        <w:lastRenderedPageBreak/>
        <w:t>详细设计</w:t>
      </w:r>
      <w:bookmarkEnd w:id="100"/>
    </w:p>
    <w:p w14:paraId="2B76D946" w14:textId="187D4DA2" w:rsidR="00A31C17" w:rsidRPr="00A31C17" w:rsidRDefault="00A31C17" w:rsidP="00A31C17">
      <w:pPr>
        <w:spacing w:line="360" w:lineRule="auto"/>
        <w:ind w:firstLineChars="200" w:firstLine="480"/>
        <w:rPr>
          <w:rFonts w:ascii="Calibri" w:hAnsi="Calibri"/>
          <w:color w:val="000000"/>
        </w:rPr>
      </w:pPr>
      <w:r w:rsidRPr="00A31C17">
        <w:rPr>
          <w:rFonts w:ascii="Calibri" w:hAnsi="Calibri" w:hint="eastAsia"/>
          <w:color w:val="000000"/>
        </w:rPr>
        <w:t>详</w:t>
      </w:r>
      <w:r w:rsidRPr="00A31C17">
        <w:rPr>
          <w:rFonts w:ascii="Calibri" w:hAnsi="Calibri"/>
          <w:color w:val="000000"/>
        </w:rPr>
        <w:t>细设计，是软件工程中软件开发的一个步骤，就是对概要设计的一个细化，就是详细设计每个模块实现算法，所需的局部结构。在详细设计阶段，主要是通过需求分析的结果，设计出满足用户需求的软件系统产品。</w:t>
      </w:r>
    </w:p>
    <w:p w14:paraId="0CCCF3CE" w14:textId="77777777" w:rsidR="00925B3F" w:rsidRDefault="00925B3F" w:rsidP="00925B3F">
      <w:pPr>
        <w:pStyle w:val="2"/>
        <w:rPr>
          <w:rFonts w:cs="Cambria"/>
          <w:szCs w:val="30"/>
        </w:rPr>
      </w:pPr>
      <w:bookmarkStart w:id="101" w:name="_Toc10642"/>
      <w:r>
        <w:rPr>
          <w:rFonts w:cs="Cambria" w:hint="eastAsia"/>
          <w:szCs w:val="30"/>
        </w:rPr>
        <w:t xml:space="preserve">5.1 </w:t>
      </w:r>
      <w:r>
        <w:rPr>
          <w:rFonts w:cs="Cambria" w:hint="eastAsia"/>
          <w:szCs w:val="30"/>
        </w:rPr>
        <w:t>软件结构</w:t>
      </w:r>
      <w:bookmarkEnd w:id="101"/>
    </w:p>
    <w:p w14:paraId="2DB1F03E" w14:textId="2153413B" w:rsidR="00925B3F" w:rsidRDefault="00925B3F" w:rsidP="00925B3F">
      <w:pPr>
        <w:spacing w:line="360" w:lineRule="auto"/>
        <w:ind w:firstLineChars="200" w:firstLine="480"/>
        <w:rPr>
          <w:rFonts w:ascii="Calibri" w:hAnsi="Calibri"/>
          <w:color w:val="000000"/>
        </w:rPr>
      </w:pPr>
      <w:r>
        <w:rPr>
          <w:rFonts w:ascii="Calibri" w:hAnsi="Calibri" w:hint="eastAsia"/>
          <w:color w:val="000000"/>
        </w:rPr>
        <w:t>本系统大致分为</w:t>
      </w:r>
      <w:r w:rsidR="00A04883">
        <w:rPr>
          <w:rFonts w:ascii="Calibri" w:hAnsi="Calibri" w:hint="eastAsia"/>
          <w:color w:val="000000"/>
        </w:rPr>
        <w:t>首页</w:t>
      </w:r>
      <w:r>
        <w:rPr>
          <w:rFonts w:ascii="Calibri" w:hAnsi="Calibri" w:hint="eastAsia"/>
          <w:color w:val="000000"/>
        </w:rPr>
        <w:t>、</w:t>
      </w:r>
      <w:r w:rsidR="00A04883">
        <w:rPr>
          <w:rFonts w:ascii="Calibri" w:hAnsi="Calibri" w:hint="eastAsia"/>
          <w:color w:val="000000"/>
        </w:rPr>
        <w:t>诗歌</w:t>
      </w:r>
      <w:r>
        <w:rPr>
          <w:rFonts w:ascii="Calibri" w:hAnsi="Calibri" w:hint="eastAsia"/>
          <w:color w:val="000000"/>
        </w:rPr>
        <w:t>、</w:t>
      </w:r>
      <w:r w:rsidR="00A04883">
        <w:rPr>
          <w:rFonts w:ascii="Calibri" w:hAnsi="Calibri" w:hint="eastAsia"/>
          <w:color w:val="000000"/>
        </w:rPr>
        <w:t>诗人、趣味、我的</w:t>
      </w:r>
      <w:r>
        <w:rPr>
          <w:rFonts w:ascii="Calibri" w:hAnsi="Calibri" w:hint="eastAsia"/>
          <w:color w:val="000000"/>
        </w:rPr>
        <w:t>三大模块。</w:t>
      </w:r>
    </w:p>
    <w:p w14:paraId="1E5A3C2A" w14:textId="63F1751B" w:rsidR="00925B3F" w:rsidRDefault="00A04883" w:rsidP="00925B3F">
      <w:pPr>
        <w:spacing w:line="360" w:lineRule="auto"/>
        <w:ind w:firstLineChars="200" w:firstLine="480"/>
        <w:rPr>
          <w:rFonts w:ascii="Calibri" w:hAnsi="Calibri"/>
          <w:color w:val="000000"/>
        </w:rPr>
      </w:pPr>
      <w:r>
        <w:rPr>
          <w:rFonts w:ascii="Calibri" w:hAnsi="Calibri" w:hint="eastAsia"/>
          <w:color w:val="000000"/>
        </w:rPr>
        <w:t>首页拉取数据库中所有诗词，以列表的形式做展示。诗歌将诗词按风格分成不同的种类，点击种类可查看对应风格所有诗词。诗人将诗人按时代分类，点击不同的时代，可看到对应时代下对应的所有诗人。趣味提供成语接龙、藏头诗、歇后语、微课、飞花令充满可玩性的小游戏。我的主要负责展示个人信息，用户可根据自己喜欢更换头像。</w:t>
      </w:r>
      <w:r w:rsidR="009E2821">
        <w:rPr>
          <w:rFonts w:ascii="Calibri" w:hAnsi="Calibri" w:hint="eastAsia"/>
          <w:color w:val="000000"/>
        </w:rPr>
        <w:t>如图</w:t>
      </w:r>
      <w:r w:rsidR="009E2821">
        <w:rPr>
          <w:rFonts w:ascii="Calibri" w:hAnsi="Calibri" w:hint="eastAsia"/>
          <w:color w:val="000000"/>
        </w:rPr>
        <w:t>5</w:t>
      </w:r>
      <w:r w:rsidR="009E2821">
        <w:rPr>
          <w:rFonts w:ascii="Calibri" w:hAnsi="Calibri"/>
          <w:color w:val="000000"/>
        </w:rPr>
        <w:t>-1</w:t>
      </w:r>
      <w:r w:rsidR="009E2821">
        <w:rPr>
          <w:rFonts w:ascii="Calibri" w:hAnsi="Calibri" w:hint="eastAsia"/>
          <w:color w:val="000000"/>
        </w:rPr>
        <w:t>所示：</w:t>
      </w:r>
    </w:p>
    <w:p w14:paraId="06C2CF3C" w14:textId="5AF63045" w:rsidR="00925B3F" w:rsidRDefault="009E2821" w:rsidP="00925B3F">
      <w:pPr>
        <w:spacing w:line="360" w:lineRule="auto"/>
        <w:rPr>
          <w:rFonts w:ascii="Calibri" w:hAnsi="Calibri"/>
          <w:color w:val="000000"/>
        </w:rPr>
      </w:pPr>
      <w:r w:rsidRPr="009E2821">
        <w:rPr>
          <w:rFonts w:ascii="Calibri" w:hAnsi="Calibri"/>
          <w:noProof/>
          <w:color w:val="000000"/>
        </w:rPr>
        <w:drawing>
          <wp:inline distT="0" distB="0" distL="0" distR="0" wp14:anchorId="31A6AAA6" wp14:editId="3D73A6C3">
            <wp:extent cx="5274310" cy="3413760"/>
            <wp:effectExtent l="0" t="0" r="0" b="2540"/>
            <wp:docPr id="66" name="图片 6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图表, 图示&#10;&#10;描述已自动生成"/>
                    <pic:cNvPicPr/>
                  </pic:nvPicPr>
                  <pic:blipFill>
                    <a:blip r:embed="rId26"/>
                    <a:stretch>
                      <a:fillRect/>
                    </a:stretch>
                  </pic:blipFill>
                  <pic:spPr>
                    <a:xfrm>
                      <a:off x="0" y="0"/>
                      <a:ext cx="5274310" cy="3413760"/>
                    </a:xfrm>
                    <a:prstGeom prst="rect">
                      <a:avLst/>
                    </a:prstGeom>
                  </pic:spPr>
                </pic:pic>
              </a:graphicData>
            </a:graphic>
          </wp:inline>
        </w:drawing>
      </w:r>
    </w:p>
    <w:p w14:paraId="7A94D835" w14:textId="77777777" w:rsidR="00925B3F" w:rsidRDefault="00925B3F" w:rsidP="00925B3F">
      <w:pPr>
        <w:spacing w:line="360" w:lineRule="auto"/>
        <w:ind w:leftChars="1300" w:left="3120" w:firstLineChars="300" w:firstLine="720"/>
        <w:rPr>
          <w:rFonts w:ascii="Calibri" w:hAnsi="Calibri" w:cs="Calibri"/>
        </w:rPr>
      </w:pPr>
      <w:r>
        <w:rPr>
          <w:rFonts w:ascii="Calibri" w:hAnsi="Calibri" w:cs="Calibri" w:hint="eastAsia"/>
        </w:rPr>
        <w:t>图</w:t>
      </w:r>
      <w:r>
        <w:rPr>
          <w:rFonts w:ascii="Calibri" w:hAnsi="Calibri" w:cs="Calibri" w:hint="eastAsia"/>
        </w:rPr>
        <w:t xml:space="preserve">5-1 </w:t>
      </w:r>
      <w:r>
        <w:rPr>
          <w:rFonts w:ascii="Calibri" w:hAnsi="Calibri" w:cs="Calibri" w:hint="eastAsia"/>
        </w:rPr>
        <w:t>软件结构图</w:t>
      </w:r>
    </w:p>
    <w:p w14:paraId="3B3757EC" w14:textId="1E51FD1C" w:rsidR="00925B3F" w:rsidRDefault="00925B3F" w:rsidP="00925B3F">
      <w:pPr>
        <w:pStyle w:val="2"/>
        <w:rPr>
          <w:rFonts w:ascii="Calibri" w:hAnsi="Calibri"/>
        </w:rPr>
      </w:pPr>
      <w:r>
        <w:rPr>
          <w:rFonts w:ascii="Calibri" w:hAnsi="Calibri" w:hint="eastAsia"/>
        </w:rPr>
        <w:br w:type="page"/>
      </w:r>
      <w:bookmarkStart w:id="102" w:name="_Toc10179"/>
      <w:r>
        <w:rPr>
          <w:rFonts w:cs="Cambria" w:hint="eastAsia"/>
          <w:szCs w:val="30"/>
        </w:rPr>
        <w:lastRenderedPageBreak/>
        <w:t xml:space="preserve">5.2 </w:t>
      </w:r>
      <w:bookmarkEnd w:id="102"/>
      <w:r w:rsidR="009E2821">
        <w:rPr>
          <w:rFonts w:cs="Cambria" w:hint="eastAsia"/>
          <w:szCs w:val="30"/>
        </w:rPr>
        <w:t>功能设计</w:t>
      </w:r>
    </w:p>
    <w:p w14:paraId="5534DD83" w14:textId="62B9BAB6" w:rsidR="00925B3F" w:rsidRDefault="009E2821" w:rsidP="00925B3F">
      <w:pPr>
        <w:spacing w:line="360" w:lineRule="auto"/>
        <w:ind w:firstLineChars="200" w:firstLine="480"/>
        <w:rPr>
          <w:rFonts w:ascii="Calibri" w:hAnsi="Calibri"/>
        </w:rPr>
      </w:pPr>
      <w:r>
        <w:rPr>
          <w:rFonts w:ascii="Calibri" w:hAnsi="Calibri" w:hint="eastAsia"/>
        </w:rPr>
        <w:t>本系统做一些诗词的处理和展示，主要涉及诗词的增删改查</w:t>
      </w:r>
    </w:p>
    <w:p w14:paraId="6822D031" w14:textId="65C897D7" w:rsidR="00925B3F" w:rsidRDefault="00925B3F" w:rsidP="00925B3F">
      <w:pPr>
        <w:pStyle w:val="3"/>
        <w:rPr>
          <w:rFonts w:ascii="Calibri" w:hAnsi="Calibri"/>
          <w:sz w:val="28"/>
          <w:szCs w:val="28"/>
        </w:rPr>
      </w:pPr>
      <w:bookmarkStart w:id="103" w:name="_Toc8660"/>
      <w:r>
        <w:rPr>
          <w:rFonts w:ascii="Calibri" w:hAnsi="Calibri" w:hint="eastAsia"/>
          <w:sz w:val="28"/>
          <w:szCs w:val="28"/>
        </w:rPr>
        <w:t xml:space="preserve">5.2.1 </w:t>
      </w:r>
      <w:bookmarkEnd w:id="103"/>
      <w:r w:rsidR="009E2821">
        <w:rPr>
          <w:rFonts w:ascii="Calibri" w:hAnsi="Calibri" w:hint="eastAsia"/>
          <w:sz w:val="28"/>
          <w:szCs w:val="28"/>
        </w:rPr>
        <w:t>登录功能</w:t>
      </w:r>
    </w:p>
    <w:p w14:paraId="5BA19170" w14:textId="76130F97" w:rsidR="009E2821" w:rsidRPr="009E2821" w:rsidRDefault="009E2821" w:rsidP="009E2821">
      <w:pPr>
        <w:pStyle w:val="a3"/>
        <w:spacing w:line="360" w:lineRule="auto"/>
        <w:ind w:firstLineChars="0" w:firstLine="0"/>
        <w:rPr>
          <w:rFonts w:ascii="Calibri" w:hAnsi="Calibri"/>
        </w:rPr>
      </w:pPr>
      <w:r>
        <w:rPr>
          <w:rFonts w:ascii="Calibri" w:hAnsi="Calibri" w:hint="eastAsia"/>
          <w:bCs/>
        </w:rPr>
        <w:t>(1)</w:t>
      </w:r>
      <w:r>
        <w:rPr>
          <w:rFonts w:ascii="Calibri" w:hAnsi="Calibri"/>
          <w:bCs/>
        </w:rPr>
        <w:t xml:space="preserve"> </w:t>
      </w:r>
      <w:r w:rsidRPr="009E2821">
        <w:rPr>
          <w:rFonts w:ascii="Calibri" w:hAnsi="Calibri" w:hint="eastAsia"/>
        </w:rPr>
        <w:t>用户</w:t>
      </w:r>
      <w:r>
        <w:rPr>
          <w:rFonts w:ascii="Calibri" w:hAnsi="Calibri" w:hint="eastAsia"/>
        </w:rPr>
        <w:t>登录</w:t>
      </w:r>
      <w:r w:rsidRPr="009E2821">
        <w:rPr>
          <w:rFonts w:ascii="Calibri" w:hAnsi="Calibri" w:hint="eastAsia"/>
        </w:rPr>
        <w:t>/</w:t>
      </w:r>
      <w:r w:rsidRPr="009E2821">
        <w:rPr>
          <w:rFonts w:ascii="Calibri" w:hAnsi="Calibri" w:hint="eastAsia"/>
        </w:rPr>
        <w:t>注册</w:t>
      </w:r>
    </w:p>
    <w:p w14:paraId="60556AA6" w14:textId="77777777" w:rsidR="009E2821" w:rsidRPr="009E2821" w:rsidRDefault="009E2821" w:rsidP="009E2821">
      <w:pPr>
        <w:pStyle w:val="a3"/>
        <w:spacing w:line="360" w:lineRule="auto"/>
        <w:ind w:firstLine="480"/>
        <w:rPr>
          <w:rFonts w:ascii="Calibri" w:hAnsi="Calibri"/>
        </w:rPr>
      </w:pPr>
      <w:r w:rsidRPr="009E2821">
        <w:rPr>
          <w:rFonts w:ascii="Calibri" w:hAnsi="Calibri" w:hint="eastAsia"/>
        </w:rPr>
        <w:t>操作描述：用户可选择登录或注册，登录界面主要包括用户名，密码的输入。必须输入正确信息才能登录成功。用户注册须输入用户名和密码，如果用户名已被他人使用，系统会提示用户名已存在，此时应更换</w:t>
      </w:r>
      <w:r w:rsidRPr="009E2821">
        <w:rPr>
          <w:rFonts w:ascii="Calibri" w:hAnsi="Calibri"/>
        </w:rPr>
        <w:t>其他</w:t>
      </w:r>
      <w:r w:rsidRPr="009E2821">
        <w:rPr>
          <w:rFonts w:ascii="Calibri" w:hAnsi="Calibri" w:hint="eastAsia"/>
        </w:rPr>
        <w:t>用户名，用户的密码通过</w:t>
      </w:r>
      <w:proofErr w:type="spellStart"/>
      <w:r w:rsidRPr="009E2821">
        <w:rPr>
          <w:rFonts w:ascii="Calibri" w:hAnsi="Calibri" w:hint="eastAsia"/>
        </w:rPr>
        <w:t>bcrypt</w:t>
      </w:r>
      <w:proofErr w:type="spellEnd"/>
      <w:r w:rsidRPr="009E2821">
        <w:rPr>
          <w:rFonts w:ascii="Calibri" w:hAnsi="Calibri" w:hint="eastAsia"/>
        </w:rPr>
        <w:t>加密，</w:t>
      </w:r>
      <w:proofErr w:type="spellStart"/>
      <w:r w:rsidRPr="009E2821">
        <w:rPr>
          <w:rFonts w:ascii="Calibri" w:hAnsi="Calibri" w:hint="eastAsia"/>
        </w:rPr>
        <w:t>bcrypt</w:t>
      </w:r>
      <w:proofErr w:type="spellEnd"/>
      <w:r w:rsidRPr="009E2821">
        <w:rPr>
          <w:rFonts w:ascii="Calibri" w:hAnsi="Calibri" w:hint="eastAsia"/>
        </w:rPr>
        <w:t>加密是一种随机加密方式，同样的字符串两次加密结果也会不一样，数据库保存加密后的字符串，保证了用户信息的隐私性。</w:t>
      </w:r>
    </w:p>
    <w:p w14:paraId="63EF6687" w14:textId="77777777" w:rsidR="009E2821" w:rsidRDefault="009E2821" w:rsidP="009E2821">
      <w:pPr>
        <w:pStyle w:val="a3"/>
        <w:spacing w:line="360" w:lineRule="auto"/>
        <w:ind w:firstLine="480"/>
        <w:rPr>
          <w:rFonts w:ascii="Calibri" w:hAnsi="Calibri"/>
        </w:rPr>
      </w:pPr>
      <w:r w:rsidRPr="009E2821">
        <w:rPr>
          <w:rFonts w:ascii="Calibri" w:hAnsi="Calibri" w:hint="eastAsia"/>
        </w:rPr>
        <w:t>涉及信息：用户名，密码。</w:t>
      </w:r>
    </w:p>
    <w:p w14:paraId="5CD1654A" w14:textId="3807FC95" w:rsidR="009E2821" w:rsidRPr="009E2821" w:rsidRDefault="009E2821" w:rsidP="009E2821">
      <w:pPr>
        <w:pStyle w:val="a3"/>
        <w:spacing w:line="360" w:lineRule="auto"/>
        <w:ind w:firstLineChars="0" w:firstLine="0"/>
        <w:rPr>
          <w:rFonts w:ascii="Calibri" w:hAnsi="Calibri"/>
        </w:rPr>
      </w:pPr>
      <w:r>
        <w:rPr>
          <w:rFonts w:ascii="Calibri" w:hAnsi="Calibri"/>
          <w:bCs/>
        </w:rPr>
        <w:t xml:space="preserve">(2) </w:t>
      </w:r>
      <w:r w:rsidRPr="009E2821">
        <w:rPr>
          <w:rFonts w:ascii="Calibri" w:hAnsi="Calibri" w:hint="eastAsia"/>
        </w:rPr>
        <w:t>管理员</w:t>
      </w:r>
      <w:r>
        <w:rPr>
          <w:rFonts w:ascii="Calibri" w:hAnsi="Calibri" w:hint="eastAsia"/>
        </w:rPr>
        <w:t>登录</w:t>
      </w:r>
      <w:r w:rsidRPr="009E2821">
        <w:rPr>
          <w:rFonts w:ascii="Calibri" w:hAnsi="Calibri" w:hint="eastAsia"/>
        </w:rPr>
        <w:t>后台管理系统</w:t>
      </w:r>
    </w:p>
    <w:p w14:paraId="6827AAA3" w14:textId="77777777" w:rsidR="009E2821" w:rsidRPr="009E2821" w:rsidRDefault="009E2821" w:rsidP="009E2821">
      <w:pPr>
        <w:pStyle w:val="a3"/>
        <w:spacing w:line="360" w:lineRule="auto"/>
        <w:ind w:firstLine="480"/>
        <w:rPr>
          <w:rFonts w:ascii="Calibri" w:hAnsi="Calibri"/>
        </w:rPr>
      </w:pPr>
      <w:r w:rsidRPr="009E2821">
        <w:rPr>
          <w:rFonts w:ascii="Calibri" w:hAnsi="Calibri" w:hint="eastAsia"/>
        </w:rPr>
        <w:t>操作描述：登录界面主要包括用户名，密码的输入。如果需要修改密码可在后台管理员管理处进行修改。必须输入正确信息才能登录成功，进入管理界面。管理员无法注册，只能通过管理员在后台手动添加管理员，保证系统</w:t>
      </w:r>
      <w:r w:rsidRPr="009E2821">
        <w:rPr>
          <w:rFonts w:ascii="Calibri" w:hAnsi="Calibri"/>
        </w:rPr>
        <w:t>安全</w:t>
      </w:r>
      <w:r w:rsidRPr="009E2821">
        <w:rPr>
          <w:rFonts w:ascii="Calibri" w:hAnsi="Calibri" w:hint="eastAsia"/>
        </w:rPr>
        <w:t>性。</w:t>
      </w:r>
    </w:p>
    <w:p w14:paraId="3861AE29" w14:textId="768D71CD" w:rsidR="009E2821" w:rsidRDefault="009E2821" w:rsidP="009E2821">
      <w:pPr>
        <w:pStyle w:val="a3"/>
        <w:spacing w:line="360" w:lineRule="auto"/>
        <w:ind w:firstLine="480"/>
        <w:rPr>
          <w:rFonts w:ascii="Calibri" w:hAnsi="Calibri"/>
        </w:rPr>
      </w:pPr>
      <w:r w:rsidRPr="009E2821">
        <w:rPr>
          <w:rFonts w:ascii="Calibri" w:hAnsi="Calibri" w:hint="eastAsia"/>
        </w:rPr>
        <w:t>涉及信息：用户名，密码。</w:t>
      </w:r>
    </w:p>
    <w:p w14:paraId="0C84969C" w14:textId="5BE18A8F" w:rsidR="009E2821" w:rsidRDefault="009E2821" w:rsidP="009E2821">
      <w:pPr>
        <w:pStyle w:val="3"/>
        <w:rPr>
          <w:rFonts w:ascii="Calibri" w:hAnsi="Calibri"/>
          <w:sz w:val="28"/>
          <w:szCs w:val="28"/>
        </w:rPr>
      </w:pPr>
      <w:r>
        <w:rPr>
          <w:rFonts w:ascii="Calibri" w:hAnsi="Calibri" w:hint="eastAsia"/>
          <w:sz w:val="28"/>
          <w:szCs w:val="28"/>
        </w:rPr>
        <w:t>5.2.</w:t>
      </w:r>
      <w:r>
        <w:rPr>
          <w:rFonts w:ascii="Calibri" w:hAnsi="Calibri"/>
          <w:sz w:val="28"/>
          <w:szCs w:val="28"/>
        </w:rPr>
        <w:t>2</w:t>
      </w:r>
      <w:r>
        <w:rPr>
          <w:rFonts w:ascii="Calibri" w:hAnsi="Calibri" w:hint="eastAsia"/>
          <w:sz w:val="28"/>
          <w:szCs w:val="28"/>
        </w:rPr>
        <w:t xml:space="preserve"> </w:t>
      </w:r>
      <w:r>
        <w:rPr>
          <w:rFonts w:ascii="Calibri" w:hAnsi="Calibri" w:hint="eastAsia"/>
          <w:sz w:val="28"/>
          <w:szCs w:val="28"/>
        </w:rPr>
        <w:t>增加功能</w:t>
      </w:r>
    </w:p>
    <w:p w14:paraId="6A561B40" w14:textId="77777777" w:rsidR="009E2821" w:rsidRPr="009E2821" w:rsidRDefault="009E2821" w:rsidP="009E2821">
      <w:pPr>
        <w:pStyle w:val="a3"/>
        <w:spacing w:line="360" w:lineRule="auto"/>
        <w:ind w:firstLineChars="0" w:firstLine="0"/>
        <w:rPr>
          <w:rFonts w:ascii="Calibri" w:hAnsi="Calibri"/>
          <w:bCs/>
        </w:rPr>
      </w:pPr>
      <w:r w:rsidRPr="00235B69">
        <w:rPr>
          <w:rFonts w:hint="eastAsia"/>
        </w:rPr>
        <w:t>（</w:t>
      </w:r>
      <w:r w:rsidRPr="009E2821">
        <w:rPr>
          <w:rFonts w:ascii="Calibri" w:hAnsi="Calibri" w:hint="eastAsia"/>
          <w:bCs/>
        </w:rPr>
        <w:t>1</w:t>
      </w:r>
      <w:r w:rsidRPr="009E2821">
        <w:rPr>
          <w:rFonts w:ascii="Calibri" w:hAnsi="Calibri" w:hint="eastAsia"/>
          <w:bCs/>
        </w:rPr>
        <w:t>）增加管理员</w:t>
      </w:r>
    </w:p>
    <w:p w14:paraId="0460578C"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操作描述：管理员有权增加管理员，登录后台管理系统，点击增加管理员，在界面中根据提示输入管理员信息，点击保存即可。</w:t>
      </w:r>
    </w:p>
    <w:p w14:paraId="7F0B3B8B"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涉及数据：用户名，密码，电话，描述。</w:t>
      </w:r>
    </w:p>
    <w:p w14:paraId="6CF851B5"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w:t>
      </w:r>
      <w:r w:rsidRPr="009E2821">
        <w:rPr>
          <w:rFonts w:ascii="Calibri" w:hAnsi="Calibri" w:hint="eastAsia"/>
          <w:bCs/>
        </w:rPr>
        <w:t>2</w:t>
      </w:r>
      <w:r w:rsidRPr="009E2821">
        <w:rPr>
          <w:rFonts w:ascii="Calibri" w:hAnsi="Calibri" w:hint="eastAsia"/>
          <w:bCs/>
        </w:rPr>
        <w:t>）增加诗词分类</w:t>
      </w:r>
    </w:p>
    <w:p w14:paraId="0D6383AB"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操作描述：管理员有权录入诗词分类信息，登录管理员界面，点击添加诗词分类，在新的界面中输入诗词分类信息，点击保存即可。</w:t>
      </w:r>
    </w:p>
    <w:p w14:paraId="3DBEF4CA"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涉及数据：分类名称，分类描述，分类图片。</w:t>
      </w:r>
    </w:p>
    <w:p w14:paraId="61C1AFAA"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lastRenderedPageBreak/>
        <w:t>（</w:t>
      </w:r>
      <w:r w:rsidRPr="009E2821">
        <w:rPr>
          <w:rFonts w:ascii="Calibri" w:hAnsi="Calibri" w:hint="eastAsia"/>
          <w:bCs/>
        </w:rPr>
        <w:t>3</w:t>
      </w:r>
      <w:r w:rsidRPr="009E2821">
        <w:rPr>
          <w:rFonts w:ascii="Calibri" w:hAnsi="Calibri" w:hint="eastAsia"/>
          <w:bCs/>
        </w:rPr>
        <w:t>）增加时代</w:t>
      </w:r>
    </w:p>
    <w:p w14:paraId="5E7CF522"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操作描述：管理员有权录入时代信息，登录管理员界面，点击增加时代管理，在界面中根据提示输入时代信息，点击保存即可。</w:t>
      </w:r>
    </w:p>
    <w:p w14:paraId="7AD4F429"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涉及数据：时代名称。</w:t>
      </w:r>
    </w:p>
    <w:p w14:paraId="56A7CECA"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w:t>
      </w:r>
      <w:r w:rsidRPr="009E2821">
        <w:rPr>
          <w:rFonts w:ascii="Calibri" w:hAnsi="Calibri" w:hint="eastAsia"/>
          <w:bCs/>
        </w:rPr>
        <w:t>4</w:t>
      </w:r>
      <w:r w:rsidRPr="009E2821">
        <w:rPr>
          <w:rFonts w:ascii="Calibri" w:hAnsi="Calibri" w:hint="eastAsia"/>
          <w:bCs/>
        </w:rPr>
        <w:t>）增加诗人</w:t>
      </w:r>
    </w:p>
    <w:p w14:paraId="7EB50BFF"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操作描述：管理员有权录入诗人信息，登录管理员界面，点击增加诗人，在界面中根据提示输入诗人信息，点击保存即可。</w:t>
      </w:r>
    </w:p>
    <w:p w14:paraId="029A3611"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涉及数据：诗人名字，诗人头像，诗人称号，诗人时代，诗人描述。</w:t>
      </w:r>
    </w:p>
    <w:p w14:paraId="7118EA89"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w:t>
      </w:r>
      <w:r w:rsidRPr="009E2821">
        <w:rPr>
          <w:rFonts w:ascii="Calibri" w:hAnsi="Calibri"/>
          <w:bCs/>
        </w:rPr>
        <w:t>5</w:t>
      </w:r>
      <w:r w:rsidRPr="009E2821">
        <w:rPr>
          <w:rFonts w:ascii="Calibri" w:hAnsi="Calibri" w:hint="eastAsia"/>
          <w:bCs/>
        </w:rPr>
        <w:t>）增加诗词</w:t>
      </w:r>
    </w:p>
    <w:p w14:paraId="63EA8B19"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操作描述：管理员有权录入诗词信息，登录管理员界面，点击增加诗词，在界面中根据提示输入诗词信息，点击保存即可。</w:t>
      </w:r>
    </w:p>
    <w:p w14:paraId="37E71C45"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涉及数据：诗词名字，诗词背景图，诗词的诗人，诗词时代，诗词类型，诗词内容，诗词描述。</w:t>
      </w:r>
    </w:p>
    <w:p w14:paraId="4F1C18D7" w14:textId="6071109F" w:rsidR="009E2821" w:rsidRDefault="009E2821" w:rsidP="009E2821">
      <w:pPr>
        <w:pStyle w:val="3"/>
        <w:rPr>
          <w:rFonts w:ascii="Calibri" w:hAnsi="Calibri"/>
          <w:sz w:val="28"/>
          <w:szCs w:val="28"/>
        </w:rPr>
      </w:pPr>
      <w:r>
        <w:rPr>
          <w:rFonts w:ascii="Calibri" w:hAnsi="Calibri" w:hint="eastAsia"/>
          <w:sz w:val="28"/>
          <w:szCs w:val="28"/>
        </w:rPr>
        <w:t>5.2.</w:t>
      </w:r>
      <w:r>
        <w:rPr>
          <w:rFonts w:ascii="Calibri" w:hAnsi="Calibri"/>
          <w:sz w:val="28"/>
          <w:szCs w:val="28"/>
        </w:rPr>
        <w:t>3</w:t>
      </w:r>
      <w:r>
        <w:rPr>
          <w:rFonts w:ascii="Calibri" w:hAnsi="Calibri" w:hint="eastAsia"/>
          <w:sz w:val="28"/>
          <w:szCs w:val="28"/>
        </w:rPr>
        <w:t xml:space="preserve"> </w:t>
      </w:r>
      <w:r>
        <w:rPr>
          <w:rFonts w:ascii="Calibri" w:hAnsi="Calibri" w:hint="eastAsia"/>
          <w:sz w:val="28"/>
          <w:szCs w:val="28"/>
        </w:rPr>
        <w:t>删除功能</w:t>
      </w:r>
    </w:p>
    <w:p w14:paraId="03C72654" w14:textId="77777777" w:rsidR="009E2821" w:rsidRPr="009E2821" w:rsidRDefault="009E2821" w:rsidP="009E2821">
      <w:pPr>
        <w:pStyle w:val="a3"/>
        <w:spacing w:line="360" w:lineRule="auto"/>
        <w:ind w:firstLineChars="0" w:firstLine="0"/>
        <w:rPr>
          <w:rFonts w:ascii="Calibri" w:hAnsi="Calibri"/>
          <w:bCs/>
        </w:rPr>
      </w:pPr>
      <w:r w:rsidRPr="00235B69">
        <w:rPr>
          <w:rFonts w:hint="eastAsia"/>
        </w:rPr>
        <w:t>（</w:t>
      </w:r>
      <w:r w:rsidRPr="009E2821">
        <w:rPr>
          <w:rFonts w:ascii="Calibri" w:hAnsi="Calibri" w:hint="eastAsia"/>
          <w:bCs/>
        </w:rPr>
        <w:t>1</w:t>
      </w:r>
      <w:r w:rsidRPr="009E2821">
        <w:rPr>
          <w:rFonts w:ascii="Calibri" w:hAnsi="Calibri" w:hint="eastAsia"/>
          <w:bCs/>
        </w:rPr>
        <w:t>）管理员删除</w:t>
      </w:r>
    </w:p>
    <w:p w14:paraId="0A1616DF"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操作描述：管理员有权删除管理员，登录管理界面，点击管理员列表，选中管理员点击删除即可。</w:t>
      </w:r>
      <w:r w:rsidRPr="009E2821">
        <w:rPr>
          <w:rFonts w:ascii="Calibri" w:hAnsi="Calibri"/>
          <w:bCs/>
        </w:rPr>
        <w:t xml:space="preserve"> </w:t>
      </w:r>
    </w:p>
    <w:p w14:paraId="0C781EE3"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涉及信息：用户名，密码。</w:t>
      </w:r>
    </w:p>
    <w:p w14:paraId="7745B4F1"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w:t>
      </w:r>
      <w:r w:rsidRPr="009E2821">
        <w:rPr>
          <w:rFonts w:ascii="Calibri" w:hAnsi="Calibri" w:hint="eastAsia"/>
          <w:bCs/>
        </w:rPr>
        <w:t>2</w:t>
      </w:r>
      <w:r w:rsidRPr="009E2821">
        <w:rPr>
          <w:rFonts w:ascii="Calibri" w:hAnsi="Calibri" w:hint="eastAsia"/>
          <w:bCs/>
        </w:rPr>
        <w:t>）诗词分类删除</w:t>
      </w:r>
    </w:p>
    <w:p w14:paraId="483B7085"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操作描述：管理员有权删除诗词分类，登录管理界面，选中诗词分类点击删除即可。</w:t>
      </w:r>
    </w:p>
    <w:p w14:paraId="2B58789B"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涉及数据：分类名称，分类描述，分类图片。</w:t>
      </w:r>
    </w:p>
    <w:p w14:paraId="7C17A76C"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w:t>
      </w:r>
      <w:r w:rsidRPr="009E2821">
        <w:rPr>
          <w:rFonts w:ascii="Calibri" w:hAnsi="Calibri" w:hint="eastAsia"/>
          <w:bCs/>
        </w:rPr>
        <w:t>3</w:t>
      </w:r>
      <w:r w:rsidRPr="009E2821">
        <w:rPr>
          <w:rFonts w:ascii="Calibri" w:hAnsi="Calibri" w:hint="eastAsia"/>
          <w:bCs/>
        </w:rPr>
        <w:t>）时代删除</w:t>
      </w:r>
    </w:p>
    <w:p w14:paraId="327EE7A0"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操作描述：管理员有权删除时代信息，登录管理员界面，选中时代点击删除即可。</w:t>
      </w:r>
    </w:p>
    <w:p w14:paraId="4988B5AC"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涉及数据：时代</w:t>
      </w:r>
      <w:r w:rsidRPr="009E2821">
        <w:rPr>
          <w:rFonts w:ascii="Calibri" w:hAnsi="Calibri" w:hint="eastAsia"/>
          <w:bCs/>
        </w:rPr>
        <w:t>id</w:t>
      </w:r>
      <w:r w:rsidRPr="009E2821">
        <w:rPr>
          <w:rFonts w:ascii="Calibri" w:hAnsi="Calibri" w:hint="eastAsia"/>
          <w:bCs/>
        </w:rPr>
        <w:t>，时代名称。</w:t>
      </w:r>
    </w:p>
    <w:p w14:paraId="1CAE6B71"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w:t>
      </w:r>
      <w:r w:rsidRPr="009E2821">
        <w:rPr>
          <w:rFonts w:ascii="Calibri" w:hAnsi="Calibri" w:hint="eastAsia"/>
          <w:bCs/>
        </w:rPr>
        <w:t>4</w:t>
      </w:r>
      <w:r w:rsidRPr="009E2821">
        <w:rPr>
          <w:rFonts w:ascii="Calibri" w:hAnsi="Calibri" w:hint="eastAsia"/>
          <w:bCs/>
        </w:rPr>
        <w:t>）诗人删除</w:t>
      </w:r>
    </w:p>
    <w:p w14:paraId="6A5C8D5D"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操作描述：管理员有权删除诗人信息，登录管理员界面，选中诗人点击删除即可。</w:t>
      </w:r>
    </w:p>
    <w:p w14:paraId="7BA81547"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lastRenderedPageBreak/>
        <w:t>涉及数据：诗人名字，诗人头像，诗人称号，诗人时代，诗人描述。</w:t>
      </w:r>
    </w:p>
    <w:p w14:paraId="7A454597"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w:t>
      </w:r>
      <w:r w:rsidRPr="009E2821">
        <w:rPr>
          <w:rFonts w:ascii="Calibri" w:hAnsi="Calibri"/>
          <w:bCs/>
        </w:rPr>
        <w:t>5</w:t>
      </w:r>
      <w:r w:rsidRPr="009E2821">
        <w:rPr>
          <w:rFonts w:ascii="Calibri" w:hAnsi="Calibri" w:hint="eastAsia"/>
          <w:bCs/>
        </w:rPr>
        <w:t>）诗词删除</w:t>
      </w:r>
    </w:p>
    <w:p w14:paraId="4E8BBB59"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操作描述：管理员有权删除诗词信息，登录管理员界面，选中诗词点击删除即可。</w:t>
      </w:r>
    </w:p>
    <w:p w14:paraId="5B76121C" w14:textId="3E6D371E" w:rsidR="009E2821" w:rsidRDefault="009E2821" w:rsidP="009E2821">
      <w:pPr>
        <w:pStyle w:val="a3"/>
        <w:spacing w:line="360" w:lineRule="auto"/>
        <w:ind w:firstLineChars="0" w:firstLine="0"/>
        <w:rPr>
          <w:rFonts w:ascii="Calibri" w:hAnsi="Calibri"/>
          <w:bCs/>
        </w:rPr>
      </w:pPr>
      <w:r w:rsidRPr="009E2821">
        <w:rPr>
          <w:rFonts w:ascii="Calibri" w:hAnsi="Calibri" w:hint="eastAsia"/>
          <w:bCs/>
        </w:rPr>
        <w:t>涉及数据：诗词名字，诗词背景图，诗词的诗人，诗词时代，诗词类型，诗词内容，诗词描述。</w:t>
      </w:r>
    </w:p>
    <w:p w14:paraId="3520774E" w14:textId="00416B3A" w:rsidR="00871E90" w:rsidRDefault="00871E90" w:rsidP="00871E90">
      <w:pPr>
        <w:pStyle w:val="3"/>
        <w:rPr>
          <w:rFonts w:ascii="Calibri" w:hAnsi="Calibri"/>
          <w:sz w:val="28"/>
          <w:szCs w:val="28"/>
        </w:rPr>
      </w:pPr>
      <w:r>
        <w:rPr>
          <w:rFonts w:ascii="Calibri" w:hAnsi="Calibri" w:hint="eastAsia"/>
          <w:sz w:val="28"/>
          <w:szCs w:val="28"/>
        </w:rPr>
        <w:t>5.2.</w:t>
      </w:r>
      <w:r>
        <w:rPr>
          <w:rFonts w:ascii="Calibri" w:hAnsi="Calibri"/>
          <w:sz w:val="28"/>
          <w:szCs w:val="28"/>
        </w:rPr>
        <w:t>4</w:t>
      </w:r>
      <w:r>
        <w:rPr>
          <w:rFonts w:ascii="Calibri" w:hAnsi="Calibri" w:hint="eastAsia"/>
          <w:sz w:val="28"/>
          <w:szCs w:val="28"/>
        </w:rPr>
        <w:t xml:space="preserve"> </w:t>
      </w:r>
      <w:r>
        <w:rPr>
          <w:rFonts w:ascii="Calibri" w:hAnsi="Calibri" w:hint="eastAsia"/>
          <w:sz w:val="28"/>
          <w:szCs w:val="28"/>
        </w:rPr>
        <w:t>修改功能</w:t>
      </w:r>
    </w:p>
    <w:p w14:paraId="7D1BB64A"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w:t>
      </w:r>
      <w:r w:rsidRPr="00871E90">
        <w:rPr>
          <w:rFonts w:ascii="Calibri" w:hAnsi="Calibri" w:hint="eastAsia"/>
          <w:bCs/>
        </w:rPr>
        <w:t>1</w:t>
      </w:r>
      <w:r w:rsidRPr="00871E90">
        <w:rPr>
          <w:rFonts w:ascii="Calibri" w:hAnsi="Calibri" w:hint="eastAsia"/>
          <w:bCs/>
        </w:rPr>
        <w:t>）管理员信息修改</w:t>
      </w:r>
    </w:p>
    <w:p w14:paraId="2B2D1DA2"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操作描述：管理员有权修改管理员信息，登录管理员界面，选中管理员，点击修改，在弹出的对话框中根据提示完成修改。</w:t>
      </w:r>
      <w:r w:rsidRPr="00871E90">
        <w:rPr>
          <w:rFonts w:ascii="Calibri" w:hAnsi="Calibri"/>
          <w:bCs/>
        </w:rPr>
        <w:t xml:space="preserve"> </w:t>
      </w:r>
    </w:p>
    <w:p w14:paraId="7CD6A74A"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涉及信息：用户名，密码，电话，描述。</w:t>
      </w:r>
    </w:p>
    <w:p w14:paraId="51DCC11C"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w:t>
      </w:r>
      <w:r w:rsidRPr="00871E90">
        <w:rPr>
          <w:rFonts w:ascii="Calibri" w:hAnsi="Calibri" w:hint="eastAsia"/>
          <w:bCs/>
        </w:rPr>
        <w:t>2</w:t>
      </w:r>
      <w:r w:rsidRPr="00871E90">
        <w:rPr>
          <w:rFonts w:ascii="Calibri" w:hAnsi="Calibri" w:hint="eastAsia"/>
          <w:bCs/>
        </w:rPr>
        <w:t>）诗词分类信息修改</w:t>
      </w:r>
    </w:p>
    <w:p w14:paraId="1CE9397F"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操作描述：管理员有权修改诗词分类信息，登录管理员界面，选中诗词分类，点击修改，在弹出的对话框中根据提示完成修改。</w:t>
      </w:r>
      <w:r w:rsidRPr="00871E90">
        <w:rPr>
          <w:rFonts w:ascii="Calibri" w:hAnsi="Calibri"/>
          <w:bCs/>
        </w:rPr>
        <w:t xml:space="preserve"> </w:t>
      </w:r>
    </w:p>
    <w:p w14:paraId="3A4F8D50"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涉及信息：分类名称，分类描述，分类图片。</w:t>
      </w:r>
    </w:p>
    <w:p w14:paraId="18ECF72E"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w:t>
      </w:r>
      <w:r w:rsidRPr="00871E90">
        <w:rPr>
          <w:rFonts w:ascii="Calibri" w:hAnsi="Calibri" w:hint="eastAsia"/>
          <w:bCs/>
        </w:rPr>
        <w:t>3</w:t>
      </w:r>
      <w:r w:rsidRPr="00871E90">
        <w:rPr>
          <w:rFonts w:ascii="Calibri" w:hAnsi="Calibri" w:hint="eastAsia"/>
          <w:bCs/>
        </w:rPr>
        <w:t>）时代信息修改</w:t>
      </w:r>
    </w:p>
    <w:p w14:paraId="55D34D44"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操作描述：管理员有权修改时代信息，登录管理员界面，选中时代，点击修改，在弹出的对话框中根据提示完成修改。</w:t>
      </w:r>
      <w:r w:rsidRPr="00871E90">
        <w:rPr>
          <w:rFonts w:ascii="Calibri" w:hAnsi="Calibri"/>
          <w:bCs/>
        </w:rPr>
        <w:t xml:space="preserve"> </w:t>
      </w:r>
    </w:p>
    <w:p w14:paraId="26481454"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涉及信息：时代</w:t>
      </w:r>
      <w:r w:rsidRPr="00871E90">
        <w:rPr>
          <w:rFonts w:ascii="Calibri" w:hAnsi="Calibri" w:hint="eastAsia"/>
          <w:bCs/>
        </w:rPr>
        <w:t>id</w:t>
      </w:r>
      <w:r w:rsidRPr="00871E90">
        <w:rPr>
          <w:rFonts w:ascii="Calibri" w:hAnsi="Calibri" w:hint="eastAsia"/>
          <w:bCs/>
        </w:rPr>
        <w:t>，时代名称。</w:t>
      </w:r>
    </w:p>
    <w:p w14:paraId="3640A033"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w:t>
      </w:r>
      <w:r w:rsidRPr="00871E90">
        <w:rPr>
          <w:rFonts w:ascii="Calibri" w:hAnsi="Calibri"/>
          <w:bCs/>
        </w:rPr>
        <w:t>4</w:t>
      </w:r>
      <w:r w:rsidRPr="00871E90">
        <w:rPr>
          <w:rFonts w:ascii="Calibri" w:hAnsi="Calibri" w:hint="eastAsia"/>
          <w:bCs/>
        </w:rPr>
        <w:t>）诗人信息修改</w:t>
      </w:r>
    </w:p>
    <w:p w14:paraId="684E9B84"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操作描述：管理员有权修改诗人信息，登录管理员界面，选中诗人，点击修改，在弹出的对话框中根据提示完成修改。</w:t>
      </w:r>
      <w:r w:rsidRPr="00871E90">
        <w:rPr>
          <w:rFonts w:ascii="Calibri" w:hAnsi="Calibri"/>
          <w:bCs/>
        </w:rPr>
        <w:t xml:space="preserve"> </w:t>
      </w:r>
    </w:p>
    <w:p w14:paraId="2AB112BC"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涉及信息：诗人名字，诗人头像，诗人称号，诗人时代，诗人描述。</w:t>
      </w:r>
    </w:p>
    <w:p w14:paraId="662892D5"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w:t>
      </w:r>
      <w:r w:rsidRPr="00871E90">
        <w:rPr>
          <w:rFonts w:ascii="Calibri" w:hAnsi="Calibri"/>
          <w:bCs/>
        </w:rPr>
        <w:t>5</w:t>
      </w:r>
      <w:r w:rsidRPr="00871E90">
        <w:rPr>
          <w:rFonts w:ascii="Calibri" w:hAnsi="Calibri" w:hint="eastAsia"/>
          <w:bCs/>
        </w:rPr>
        <w:t>）诗词信息修改</w:t>
      </w:r>
    </w:p>
    <w:p w14:paraId="3D95DBBB"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操作描述：管理员有权修改诗词信息，登录管理员界面，选中诗词，点击修改，在弹出的对话框中根据提示完成修改。</w:t>
      </w:r>
      <w:r w:rsidRPr="00871E90">
        <w:rPr>
          <w:rFonts w:ascii="Calibri" w:hAnsi="Calibri"/>
          <w:bCs/>
        </w:rPr>
        <w:t xml:space="preserve"> </w:t>
      </w:r>
    </w:p>
    <w:p w14:paraId="7EE8420D" w14:textId="0189FA15" w:rsidR="00871E90" w:rsidRDefault="00871E90" w:rsidP="00871E90">
      <w:pPr>
        <w:pStyle w:val="a3"/>
        <w:spacing w:line="360" w:lineRule="auto"/>
        <w:ind w:firstLineChars="0" w:firstLine="0"/>
        <w:rPr>
          <w:rFonts w:ascii="Calibri" w:hAnsi="Calibri"/>
          <w:bCs/>
        </w:rPr>
      </w:pPr>
      <w:r w:rsidRPr="00871E90">
        <w:rPr>
          <w:rFonts w:ascii="Calibri" w:hAnsi="Calibri" w:hint="eastAsia"/>
          <w:bCs/>
        </w:rPr>
        <w:t>涉及信息：诗词名字，诗词背景图，诗词的诗人，诗词时代，诗词类型，诗词内容，诗词描述。</w:t>
      </w:r>
    </w:p>
    <w:p w14:paraId="2B3A2CD1" w14:textId="2419F761" w:rsidR="00871E90" w:rsidRDefault="00871E90" w:rsidP="00871E90">
      <w:pPr>
        <w:pStyle w:val="3"/>
        <w:rPr>
          <w:rFonts w:ascii="Calibri" w:hAnsi="Calibri"/>
          <w:sz w:val="28"/>
          <w:szCs w:val="28"/>
        </w:rPr>
      </w:pPr>
      <w:r>
        <w:rPr>
          <w:rFonts w:ascii="Calibri" w:hAnsi="Calibri" w:hint="eastAsia"/>
          <w:sz w:val="28"/>
          <w:szCs w:val="28"/>
        </w:rPr>
        <w:lastRenderedPageBreak/>
        <w:t>5.2.</w:t>
      </w:r>
      <w:r>
        <w:rPr>
          <w:rFonts w:ascii="Calibri" w:hAnsi="Calibri"/>
          <w:sz w:val="28"/>
          <w:szCs w:val="28"/>
        </w:rPr>
        <w:t>5</w:t>
      </w:r>
      <w:r>
        <w:rPr>
          <w:rFonts w:ascii="Calibri" w:hAnsi="Calibri" w:hint="eastAsia"/>
          <w:sz w:val="28"/>
          <w:szCs w:val="28"/>
        </w:rPr>
        <w:t xml:space="preserve"> </w:t>
      </w:r>
      <w:r w:rsidR="004E5F35">
        <w:rPr>
          <w:rFonts w:ascii="Calibri" w:hAnsi="Calibri" w:hint="eastAsia"/>
          <w:sz w:val="28"/>
          <w:szCs w:val="28"/>
        </w:rPr>
        <w:t>展示</w:t>
      </w:r>
      <w:r>
        <w:rPr>
          <w:rFonts w:ascii="Calibri" w:hAnsi="Calibri" w:hint="eastAsia"/>
          <w:sz w:val="28"/>
          <w:szCs w:val="28"/>
        </w:rPr>
        <w:t>功能</w:t>
      </w:r>
    </w:p>
    <w:p w14:paraId="1A311637" w14:textId="2AD4A688" w:rsidR="004E5F35" w:rsidRPr="004E5F35" w:rsidRDefault="004E5F35" w:rsidP="004E5F35">
      <w:pPr>
        <w:pStyle w:val="a3"/>
        <w:spacing w:line="360" w:lineRule="auto"/>
        <w:ind w:firstLineChars="0" w:firstLine="0"/>
        <w:rPr>
          <w:rFonts w:ascii="Calibri" w:hAnsi="Calibri"/>
          <w:bCs/>
        </w:rPr>
      </w:pPr>
      <w:r>
        <w:rPr>
          <w:rFonts w:ascii="Calibri" w:hAnsi="Calibri" w:hint="eastAsia"/>
          <w:bCs/>
        </w:rPr>
        <w:t>（</w:t>
      </w:r>
      <w:r>
        <w:rPr>
          <w:rFonts w:ascii="Calibri" w:hAnsi="Calibri"/>
          <w:bCs/>
        </w:rPr>
        <w:t>1</w:t>
      </w:r>
      <w:r>
        <w:rPr>
          <w:rFonts w:ascii="Calibri" w:hAnsi="Calibri" w:hint="eastAsia"/>
          <w:bCs/>
        </w:rPr>
        <w:t>）</w:t>
      </w:r>
      <w:r w:rsidRPr="004E5F35">
        <w:rPr>
          <w:rFonts w:ascii="Calibri" w:hAnsi="Calibri" w:hint="eastAsia"/>
          <w:bCs/>
        </w:rPr>
        <w:t>首页诗词展示</w:t>
      </w:r>
    </w:p>
    <w:p w14:paraId="707F4BCD" w14:textId="3DB183BA" w:rsidR="004E5F35" w:rsidRPr="004E5F35" w:rsidRDefault="004E5F35" w:rsidP="004E5F35">
      <w:pPr>
        <w:pStyle w:val="a3"/>
        <w:spacing w:line="360" w:lineRule="auto"/>
        <w:ind w:firstLineChars="0" w:firstLine="0"/>
        <w:rPr>
          <w:rFonts w:ascii="Calibri" w:hAnsi="Calibri"/>
          <w:bCs/>
        </w:rPr>
      </w:pPr>
      <w:r w:rsidRPr="004E5F35">
        <w:rPr>
          <w:rFonts w:ascii="Calibri" w:hAnsi="Calibri" w:hint="eastAsia"/>
          <w:bCs/>
        </w:rPr>
        <w:t>操作描述：</w:t>
      </w:r>
      <w:r w:rsidRPr="004E5F35">
        <w:rPr>
          <w:rFonts w:ascii="Calibri" w:hAnsi="Calibri" w:hint="eastAsia"/>
          <w:bCs/>
        </w:rPr>
        <w:t>首页是整个系统的主页面</w:t>
      </w:r>
      <w:r w:rsidRPr="004E5F35">
        <w:rPr>
          <w:rFonts w:ascii="Calibri" w:hAnsi="Calibri" w:hint="eastAsia"/>
          <w:bCs/>
        </w:rPr>
        <w:t>,</w:t>
      </w:r>
      <w:r w:rsidRPr="004E5F35">
        <w:rPr>
          <w:rFonts w:ascii="Calibri" w:hAnsi="Calibri" w:hint="eastAsia"/>
          <w:bCs/>
        </w:rPr>
        <w:t>主要包含两部分：</w:t>
      </w:r>
      <w:r w:rsidRPr="004E5F35">
        <w:rPr>
          <w:rFonts w:ascii="Calibri" w:hAnsi="Calibri"/>
          <w:bCs/>
        </w:rPr>
        <w:t>1</w:t>
      </w:r>
      <w:r w:rsidRPr="004E5F35">
        <w:rPr>
          <w:rFonts w:ascii="Calibri" w:hAnsi="Calibri" w:hint="eastAsia"/>
          <w:bCs/>
        </w:rPr>
        <w:t>）头部的广告模块，</w:t>
      </w:r>
      <w:r w:rsidRPr="004E5F35">
        <w:rPr>
          <w:rFonts w:ascii="Calibri" w:hAnsi="Calibri" w:hint="eastAsia"/>
          <w:bCs/>
        </w:rPr>
        <w:t>2</w:t>
      </w:r>
      <w:r w:rsidRPr="004E5F35">
        <w:rPr>
          <w:rFonts w:ascii="Calibri" w:hAnsi="Calibri" w:hint="eastAsia"/>
          <w:bCs/>
        </w:rPr>
        <w:t>）诗词展示模块。广告模块可用于活动的展示，因为首页是所有流量的入口，可定期分享一些优质的诗词，获得曝光度，吸引更多的用户，后期如果用户访问量大，也可接一些三方的广告，存在巨大的收益空间。诗词模块主要用户诗词的大致展示，此页面会查询数据库中的所有诗词。采用手风琴的方式展示诗词，能节省空间，用户可点击展示诗词的内容。展示的主要信息有：诗词名，诗人，时代，诗词内容。</w:t>
      </w:r>
    </w:p>
    <w:p w14:paraId="5D91CB9F" w14:textId="6ED25F16" w:rsidR="004E5F35" w:rsidRPr="004E5F35" w:rsidRDefault="004E5F35" w:rsidP="004E5F35">
      <w:pPr>
        <w:pStyle w:val="a3"/>
        <w:spacing w:line="360" w:lineRule="auto"/>
        <w:ind w:firstLineChars="0" w:firstLine="0"/>
        <w:rPr>
          <w:rFonts w:ascii="Calibri" w:hAnsi="Calibri" w:hint="eastAsia"/>
          <w:bCs/>
        </w:rPr>
      </w:pPr>
      <w:r w:rsidRPr="004E5F35">
        <w:rPr>
          <w:rFonts w:ascii="Calibri" w:hAnsi="Calibri" w:hint="eastAsia"/>
          <w:bCs/>
        </w:rPr>
        <w:t>涉及信息：诗词信息，诗人信息，时代信息，广告信息。</w:t>
      </w:r>
    </w:p>
    <w:p w14:paraId="75F7F920" w14:textId="5C928876" w:rsidR="004E5F35" w:rsidRDefault="004E5F35" w:rsidP="00F42ECA">
      <w:pPr>
        <w:pStyle w:val="a3"/>
        <w:spacing w:line="360" w:lineRule="auto"/>
        <w:ind w:firstLineChars="0" w:firstLine="0"/>
        <w:rPr>
          <w:rFonts w:ascii="Calibri" w:hAnsi="Calibri"/>
          <w:bCs/>
        </w:rPr>
      </w:pPr>
      <w:r>
        <w:rPr>
          <w:rFonts w:ascii="Calibri" w:hAnsi="Calibri" w:hint="eastAsia"/>
          <w:bCs/>
        </w:rPr>
        <w:t>（</w:t>
      </w:r>
      <w:r>
        <w:rPr>
          <w:rFonts w:ascii="Calibri" w:hAnsi="Calibri" w:hint="eastAsia"/>
          <w:bCs/>
        </w:rPr>
        <w:t>2</w:t>
      </w:r>
      <w:r>
        <w:rPr>
          <w:rFonts w:ascii="Calibri" w:hAnsi="Calibri" w:hint="eastAsia"/>
          <w:bCs/>
        </w:rPr>
        <w:t>）诗词详情展示</w:t>
      </w:r>
    </w:p>
    <w:p w14:paraId="550EE877" w14:textId="626FC928" w:rsidR="004E5F35" w:rsidRPr="00F42ECA" w:rsidRDefault="004E5F35" w:rsidP="00F42ECA">
      <w:pPr>
        <w:spacing w:line="360" w:lineRule="auto"/>
        <w:rPr>
          <w:rFonts w:ascii="Calibri" w:hAnsi="Calibri"/>
          <w:bCs/>
          <w:szCs w:val="20"/>
        </w:rPr>
      </w:pPr>
      <w:r w:rsidRPr="00F42ECA">
        <w:rPr>
          <w:rFonts w:ascii="Calibri" w:hAnsi="Calibri" w:hint="eastAsia"/>
          <w:bCs/>
          <w:szCs w:val="20"/>
        </w:rPr>
        <w:t>操作描述</w:t>
      </w:r>
      <w:r w:rsidRPr="00F42ECA">
        <w:rPr>
          <w:rFonts w:ascii="Calibri" w:hAnsi="Calibri" w:hint="eastAsia"/>
          <w:bCs/>
          <w:szCs w:val="20"/>
        </w:rPr>
        <w:t>：首页点击诗词名可进入此页面，此页面是系统的核心页面，主要包含顶部背景图片，中间的诗词详情和说明，底部的推荐诗词和评论。如果用户对诗词感兴趣可为诗词点赞还可收藏诗词，如果浏览诗词时产生了共鸣也可在底部添加自己的评论或查看他人的评论，看的不过瘾还可查看推荐诗词。</w:t>
      </w:r>
    </w:p>
    <w:p w14:paraId="0A1DB169" w14:textId="49FE1170" w:rsidR="004E5F35" w:rsidRDefault="004E5F35" w:rsidP="00F42ECA">
      <w:pPr>
        <w:pStyle w:val="a3"/>
        <w:spacing w:line="360" w:lineRule="auto"/>
        <w:ind w:firstLineChars="0" w:firstLine="0"/>
        <w:rPr>
          <w:rFonts w:ascii="Calibri" w:hAnsi="Calibri"/>
          <w:bCs/>
        </w:rPr>
      </w:pPr>
      <w:r w:rsidRPr="004E5F35">
        <w:rPr>
          <w:rFonts w:ascii="Calibri" w:hAnsi="Calibri" w:hint="eastAsia"/>
          <w:bCs/>
        </w:rPr>
        <w:t>涉及信息：诗词信息，诗人信息，</w:t>
      </w:r>
      <w:r>
        <w:rPr>
          <w:rFonts w:ascii="Calibri" w:hAnsi="Calibri" w:hint="eastAsia"/>
          <w:bCs/>
        </w:rPr>
        <w:t>评论信息</w:t>
      </w:r>
      <w:r w:rsidR="00F42ECA">
        <w:rPr>
          <w:rFonts w:ascii="Calibri" w:hAnsi="Calibri" w:hint="eastAsia"/>
          <w:bCs/>
        </w:rPr>
        <w:t>，收藏信息，推荐信息。</w:t>
      </w:r>
    </w:p>
    <w:p w14:paraId="5B72A216" w14:textId="6AF5C63A" w:rsidR="00F42ECA" w:rsidRDefault="00F42ECA" w:rsidP="00F42ECA">
      <w:pPr>
        <w:pStyle w:val="a3"/>
        <w:spacing w:line="360" w:lineRule="auto"/>
        <w:ind w:firstLineChars="0" w:firstLine="0"/>
        <w:rPr>
          <w:rFonts w:ascii="Calibri" w:hAnsi="Calibri"/>
          <w:bCs/>
        </w:rPr>
      </w:pPr>
      <w:r>
        <w:rPr>
          <w:rFonts w:ascii="Calibri" w:hAnsi="Calibri" w:hint="eastAsia"/>
          <w:bCs/>
        </w:rPr>
        <w:t>（</w:t>
      </w:r>
      <w:r>
        <w:rPr>
          <w:rFonts w:ascii="Calibri" w:hAnsi="Calibri" w:hint="eastAsia"/>
          <w:bCs/>
        </w:rPr>
        <w:t>3</w:t>
      </w:r>
      <w:r>
        <w:rPr>
          <w:rFonts w:ascii="Calibri" w:hAnsi="Calibri" w:hint="eastAsia"/>
          <w:bCs/>
        </w:rPr>
        <w:t>）诗人详情界面</w:t>
      </w:r>
    </w:p>
    <w:p w14:paraId="6A0277D5" w14:textId="7E284805" w:rsidR="00F42ECA" w:rsidRDefault="00F42ECA" w:rsidP="00F42ECA">
      <w:pPr>
        <w:spacing w:line="400" w:lineRule="exact"/>
      </w:pPr>
      <w:r>
        <w:rPr>
          <w:rFonts w:hint="eastAsia"/>
        </w:rPr>
        <w:t>操作描述</w:t>
      </w:r>
      <w:r>
        <w:rPr>
          <w:rFonts w:hint="eastAsia"/>
        </w:rPr>
        <w:t>：诗人分类页面点击诗人可进入此页面，此页面主要包含顶部诗人头像，中间的诗人介绍和称号，底部有推荐的诗人。如果用户对诗词感兴趣可以收藏诗词，看的不过瘾还可查看推荐诗词。</w:t>
      </w:r>
    </w:p>
    <w:p w14:paraId="4977435A" w14:textId="32EFCDE1" w:rsidR="00F42ECA" w:rsidRDefault="00F42ECA" w:rsidP="00F42ECA">
      <w:pPr>
        <w:pStyle w:val="a3"/>
        <w:spacing w:line="360" w:lineRule="auto"/>
        <w:ind w:firstLineChars="0" w:firstLine="0"/>
        <w:rPr>
          <w:rFonts w:ascii="Calibri" w:hAnsi="Calibri"/>
          <w:bCs/>
        </w:rPr>
      </w:pPr>
      <w:r w:rsidRPr="004E5F35">
        <w:rPr>
          <w:rFonts w:ascii="Calibri" w:hAnsi="Calibri" w:hint="eastAsia"/>
          <w:bCs/>
        </w:rPr>
        <w:t>涉及信息：诗词信息，诗人信息，</w:t>
      </w:r>
      <w:r>
        <w:rPr>
          <w:rFonts w:ascii="Calibri" w:hAnsi="Calibri" w:hint="eastAsia"/>
          <w:bCs/>
        </w:rPr>
        <w:t>收藏信息</w:t>
      </w:r>
      <w:r>
        <w:rPr>
          <w:rFonts w:ascii="Calibri" w:hAnsi="Calibri" w:hint="eastAsia"/>
          <w:bCs/>
        </w:rPr>
        <w:t>，推荐信息</w:t>
      </w:r>
      <w:r>
        <w:rPr>
          <w:rFonts w:ascii="Calibri" w:hAnsi="Calibri" w:hint="eastAsia"/>
          <w:bCs/>
        </w:rPr>
        <w:t>。</w:t>
      </w:r>
    </w:p>
    <w:p w14:paraId="34BA0290" w14:textId="77777777" w:rsidR="00F42ECA" w:rsidRDefault="00F42ECA" w:rsidP="00F42ECA">
      <w:pPr>
        <w:pStyle w:val="a3"/>
        <w:spacing w:line="360" w:lineRule="auto"/>
        <w:ind w:firstLineChars="0" w:firstLine="0"/>
        <w:rPr>
          <w:rFonts w:ascii="Calibri" w:hAnsi="Calibri" w:hint="eastAsia"/>
          <w:bCs/>
        </w:rPr>
      </w:pPr>
    </w:p>
    <w:p w14:paraId="71C289C4" w14:textId="77777777" w:rsidR="00F42ECA" w:rsidRPr="00F42ECA" w:rsidRDefault="00F42ECA" w:rsidP="00F42ECA">
      <w:pPr>
        <w:pStyle w:val="a3"/>
        <w:spacing w:line="360" w:lineRule="auto"/>
        <w:ind w:firstLineChars="0" w:firstLine="0"/>
        <w:rPr>
          <w:rFonts w:ascii="Calibri" w:hAnsi="Calibri" w:hint="eastAsia"/>
          <w:bCs/>
        </w:rPr>
      </w:pPr>
    </w:p>
    <w:p w14:paraId="7C89FF2A" w14:textId="77777777" w:rsidR="004E5F35" w:rsidRPr="004E5F35" w:rsidRDefault="004E5F35" w:rsidP="00871E90">
      <w:pPr>
        <w:pStyle w:val="a3"/>
        <w:spacing w:line="360" w:lineRule="auto"/>
        <w:ind w:firstLineChars="0" w:firstLine="0"/>
        <w:rPr>
          <w:rFonts w:ascii="Calibri" w:hAnsi="Calibri" w:hint="eastAsia"/>
          <w:bCs/>
        </w:rPr>
      </w:pPr>
    </w:p>
    <w:p w14:paraId="4BBACCCC" w14:textId="77777777" w:rsidR="00871E90" w:rsidRPr="00871E90" w:rsidRDefault="00871E90" w:rsidP="00871E90">
      <w:pPr>
        <w:spacing w:line="400" w:lineRule="exact"/>
        <w:rPr>
          <w:rFonts w:ascii="Calibri" w:hAnsi="Calibri"/>
          <w:bCs/>
          <w:szCs w:val="20"/>
        </w:rPr>
      </w:pPr>
    </w:p>
    <w:p w14:paraId="254BBA9E" w14:textId="71D608E4" w:rsidR="00871E90" w:rsidRPr="00871E90" w:rsidRDefault="00871E90" w:rsidP="00871E90">
      <w:pPr>
        <w:pStyle w:val="a3"/>
        <w:spacing w:line="360" w:lineRule="auto"/>
        <w:ind w:firstLineChars="0" w:firstLine="0"/>
        <w:rPr>
          <w:rFonts w:ascii="Calibri" w:hAnsi="Calibri"/>
          <w:bCs/>
        </w:rPr>
      </w:pPr>
    </w:p>
    <w:p w14:paraId="3B201128" w14:textId="1ABC997E" w:rsidR="00871E90" w:rsidRDefault="00871E90" w:rsidP="00871E90">
      <w:pPr>
        <w:pStyle w:val="a3"/>
        <w:spacing w:line="360" w:lineRule="auto"/>
        <w:ind w:firstLineChars="0" w:firstLine="0"/>
        <w:rPr>
          <w:rFonts w:ascii="Calibri" w:hAnsi="Calibri"/>
          <w:bCs/>
        </w:rPr>
      </w:pPr>
    </w:p>
    <w:p w14:paraId="5F01E4E7" w14:textId="77777777" w:rsidR="00871E90" w:rsidRPr="00871E90" w:rsidRDefault="00871E90" w:rsidP="00871E90">
      <w:pPr>
        <w:pStyle w:val="a3"/>
        <w:spacing w:line="360" w:lineRule="auto"/>
        <w:ind w:firstLineChars="0" w:firstLine="0"/>
        <w:rPr>
          <w:rFonts w:ascii="Calibri" w:hAnsi="Calibri" w:hint="eastAsia"/>
          <w:bCs/>
        </w:rPr>
      </w:pPr>
    </w:p>
    <w:p w14:paraId="0A724985" w14:textId="774C51BC" w:rsidR="00925B3F" w:rsidRDefault="00925B3F" w:rsidP="00925B3F">
      <w:pPr>
        <w:pStyle w:val="2"/>
        <w:rPr>
          <w:rFonts w:cs="Cambria"/>
          <w:szCs w:val="30"/>
        </w:rPr>
      </w:pPr>
      <w:bookmarkStart w:id="104" w:name="_Toc12905"/>
      <w:r>
        <w:rPr>
          <w:rFonts w:cs="Cambria" w:hint="eastAsia"/>
          <w:szCs w:val="30"/>
        </w:rPr>
        <w:lastRenderedPageBreak/>
        <w:t xml:space="preserve">5.3 </w:t>
      </w:r>
      <w:bookmarkEnd w:id="104"/>
      <w:r w:rsidR="009D6CA5">
        <w:rPr>
          <w:rFonts w:cs="Cambria" w:hint="eastAsia"/>
          <w:szCs w:val="30"/>
        </w:rPr>
        <w:t>代码设计</w:t>
      </w:r>
    </w:p>
    <w:p w14:paraId="23203E54" w14:textId="3327E485" w:rsidR="00925B3F" w:rsidRDefault="006971C8" w:rsidP="00925B3F">
      <w:pPr>
        <w:spacing w:line="360" w:lineRule="auto"/>
        <w:ind w:firstLineChars="200" w:firstLine="480"/>
        <w:rPr>
          <w:rFonts w:ascii="Calibri" w:hAnsi="Calibri" w:hint="eastAsia"/>
        </w:rPr>
      </w:pPr>
      <w:r>
        <w:rPr>
          <w:rFonts w:ascii="Calibri" w:hAnsi="Calibri" w:hint="eastAsia"/>
        </w:rPr>
        <w:t>好的代码一般满足以下特点：</w:t>
      </w:r>
      <w:r w:rsidRPr="006971C8">
        <w:rPr>
          <w:rFonts w:ascii="Calibri" w:hAnsi="Calibri"/>
        </w:rPr>
        <w:t>可工作的，可读性高的，简单的，高内聚的，低耦合的</w:t>
      </w:r>
      <w:r>
        <w:rPr>
          <w:rFonts w:ascii="Calibri" w:hAnsi="Calibri" w:hint="eastAsia"/>
        </w:rPr>
        <w:t>。</w:t>
      </w:r>
    </w:p>
    <w:p w14:paraId="2703E9D8" w14:textId="530C5C94" w:rsidR="00925B3F" w:rsidRDefault="00925B3F" w:rsidP="00925B3F">
      <w:pPr>
        <w:pStyle w:val="3"/>
        <w:rPr>
          <w:rFonts w:ascii="Calibri" w:hAnsi="Calibri" w:hint="eastAsia"/>
          <w:sz w:val="28"/>
          <w:szCs w:val="28"/>
        </w:rPr>
      </w:pPr>
      <w:bookmarkStart w:id="105" w:name="_Toc31858"/>
      <w:r>
        <w:rPr>
          <w:rFonts w:ascii="Calibri" w:hAnsi="Calibri" w:hint="eastAsia"/>
          <w:sz w:val="28"/>
          <w:szCs w:val="28"/>
        </w:rPr>
        <w:t xml:space="preserve">5.3.1 </w:t>
      </w:r>
      <w:bookmarkEnd w:id="105"/>
      <w:r w:rsidR="006971C8">
        <w:rPr>
          <w:rFonts w:ascii="Calibri" w:hAnsi="Calibri" w:hint="eastAsia"/>
          <w:sz w:val="28"/>
          <w:szCs w:val="28"/>
        </w:rPr>
        <w:t>连接数据库</w:t>
      </w:r>
    </w:p>
    <w:p w14:paraId="61CDE080" w14:textId="77777777" w:rsidR="006971C8" w:rsidRPr="006971C8" w:rsidRDefault="006971C8" w:rsidP="006971C8">
      <w:pPr>
        <w:spacing w:line="360" w:lineRule="auto"/>
        <w:ind w:firstLineChars="200" w:firstLine="480"/>
        <w:rPr>
          <w:rFonts w:ascii="Calibri" w:hAnsi="Calibri"/>
        </w:rPr>
      </w:pPr>
      <w:r w:rsidRPr="006971C8">
        <w:rPr>
          <w:rFonts w:ascii="Calibri" w:hAnsi="Calibri"/>
        </w:rPr>
        <w:t>连接数据库采用</w:t>
      </w:r>
      <w:r w:rsidRPr="006971C8">
        <w:rPr>
          <w:rFonts w:ascii="Calibri" w:hAnsi="Calibri"/>
        </w:rPr>
        <w:t>mongoose</w:t>
      </w:r>
      <w:r w:rsidRPr="006971C8">
        <w:rPr>
          <w:rFonts w:ascii="Calibri" w:hAnsi="Calibri"/>
        </w:rPr>
        <w:t>连接数据库，</w:t>
      </w:r>
      <w:r w:rsidRPr="006971C8">
        <w:rPr>
          <w:rFonts w:ascii="Calibri" w:hAnsi="Calibri"/>
        </w:rPr>
        <w:t xml:space="preserve">Mongoose </w:t>
      </w:r>
      <w:r w:rsidRPr="006971C8">
        <w:rPr>
          <w:rFonts w:ascii="Calibri" w:hAnsi="Calibri"/>
        </w:rPr>
        <w:t>是在</w:t>
      </w:r>
      <w:r w:rsidRPr="006971C8">
        <w:rPr>
          <w:rFonts w:ascii="Calibri" w:hAnsi="Calibri"/>
        </w:rPr>
        <w:t xml:space="preserve"> node.js </w:t>
      </w:r>
      <w:r w:rsidRPr="006971C8">
        <w:rPr>
          <w:rFonts w:ascii="Calibri" w:hAnsi="Calibri"/>
        </w:rPr>
        <w:t>异步环境下对</w:t>
      </w:r>
      <w:r w:rsidRPr="006971C8">
        <w:rPr>
          <w:rFonts w:ascii="Calibri" w:hAnsi="Calibri"/>
        </w:rPr>
        <w:t xml:space="preserve"> </w:t>
      </w:r>
      <w:proofErr w:type="spellStart"/>
      <w:r w:rsidRPr="006971C8">
        <w:rPr>
          <w:rFonts w:ascii="Calibri" w:hAnsi="Calibri"/>
        </w:rPr>
        <w:t>mongodb</w:t>
      </w:r>
      <w:proofErr w:type="spellEnd"/>
      <w:r w:rsidRPr="006971C8">
        <w:rPr>
          <w:rFonts w:ascii="Calibri" w:hAnsi="Calibri"/>
        </w:rPr>
        <w:t xml:space="preserve"> </w:t>
      </w:r>
      <w:r w:rsidRPr="006971C8">
        <w:rPr>
          <w:rFonts w:ascii="Calibri" w:hAnsi="Calibri"/>
        </w:rPr>
        <w:t>进行便捷操作的对象模型工具。</w:t>
      </w:r>
      <w:r w:rsidRPr="006971C8">
        <w:rPr>
          <w:rFonts w:ascii="Calibri" w:hAnsi="Calibri"/>
        </w:rPr>
        <w:t>Mongoose</w:t>
      </w:r>
      <w:r w:rsidRPr="006971C8">
        <w:rPr>
          <w:rFonts w:ascii="Calibri" w:hAnsi="Calibri"/>
        </w:rPr>
        <w:t>是</w:t>
      </w:r>
      <w:r w:rsidRPr="006971C8">
        <w:rPr>
          <w:rFonts w:ascii="Calibri" w:hAnsi="Calibri"/>
        </w:rPr>
        <w:t xml:space="preserve"> NodeJS </w:t>
      </w:r>
      <w:r w:rsidRPr="006971C8">
        <w:rPr>
          <w:rFonts w:ascii="Calibri" w:hAnsi="Calibri"/>
        </w:rPr>
        <w:t>的驱动。</w:t>
      </w:r>
      <w:r w:rsidRPr="006971C8">
        <w:rPr>
          <w:rFonts w:ascii="Calibri" w:hAnsi="Calibri"/>
        </w:rPr>
        <w:t>MongoDB</w:t>
      </w:r>
      <w:r w:rsidRPr="006971C8">
        <w:rPr>
          <w:rFonts w:ascii="Calibri" w:hAnsi="Calibri"/>
        </w:rPr>
        <w:t>是一个基于分布式文件存储的数据库。由</w:t>
      </w:r>
      <w:r w:rsidRPr="006971C8">
        <w:rPr>
          <w:rFonts w:ascii="Calibri" w:hAnsi="Calibri"/>
        </w:rPr>
        <w:t>C++</w:t>
      </w:r>
      <w:r w:rsidRPr="006971C8">
        <w:rPr>
          <w:rFonts w:ascii="Calibri" w:hAnsi="Calibri"/>
        </w:rPr>
        <w:t>语言编写。旨在为</w:t>
      </w:r>
      <w:r w:rsidRPr="006971C8">
        <w:rPr>
          <w:rFonts w:ascii="Calibri" w:hAnsi="Calibri"/>
        </w:rPr>
        <w:t>WEB</w:t>
      </w:r>
      <w:r w:rsidRPr="006971C8">
        <w:rPr>
          <w:rFonts w:ascii="Calibri" w:hAnsi="Calibri"/>
        </w:rPr>
        <w:t>应用提供可扩展的高性能数据存储解决方案。</w:t>
      </w:r>
      <w:r w:rsidRPr="006971C8">
        <w:rPr>
          <w:rFonts w:ascii="Calibri" w:hAnsi="Calibri"/>
        </w:rPr>
        <w:t>MongoDB</w:t>
      </w:r>
      <w:r w:rsidRPr="006971C8">
        <w:rPr>
          <w:rFonts w:ascii="Calibri" w:hAnsi="Calibri"/>
        </w:rPr>
        <w:t>是一个介于关系数据库和非关系数据库之间的产品，是非关系数据库当中功能最丰富，最像关系数据库的。它支持的数据结构非常松散，是类似</w:t>
      </w:r>
      <w:proofErr w:type="spellStart"/>
      <w:r w:rsidRPr="006971C8">
        <w:rPr>
          <w:rFonts w:ascii="Calibri" w:hAnsi="Calibri"/>
        </w:rPr>
        <w:t>json</w:t>
      </w:r>
      <w:proofErr w:type="spellEnd"/>
      <w:r w:rsidRPr="006971C8">
        <w:rPr>
          <w:rFonts w:ascii="Calibri" w:hAnsi="Calibri"/>
        </w:rPr>
        <w:t>的</w:t>
      </w:r>
      <w:proofErr w:type="spellStart"/>
      <w:r w:rsidRPr="006971C8">
        <w:rPr>
          <w:rFonts w:ascii="Calibri" w:hAnsi="Calibri"/>
        </w:rPr>
        <w:t>bson</w:t>
      </w:r>
      <w:proofErr w:type="spellEnd"/>
      <w:r w:rsidRPr="006971C8">
        <w:rPr>
          <w:rFonts w:ascii="Calibri" w:hAnsi="Calibri"/>
        </w:rPr>
        <w:t>格式，因此可以存储比较复杂的数据类型。</w:t>
      </w:r>
      <w:r w:rsidRPr="006971C8">
        <w:rPr>
          <w:rFonts w:ascii="Calibri" w:hAnsi="Calibri"/>
        </w:rPr>
        <w:t>Mongo</w:t>
      </w:r>
      <w:r w:rsidRPr="006971C8">
        <w:rPr>
          <w:rFonts w:ascii="Calibri" w:hAnsi="Calibri"/>
        </w:rPr>
        <w:t>最大的特点是它支持的查询语言非常强大，其语法有点类似于面向对象的查询语言，几乎可以实现类似关系数据库单表查询的绝大部分功能，而且还支持对数据建立索引。</w:t>
      </w:r>
    </w:p>
    <w:p w14:paraId="322A73E1" w14:textId="77777777" w:rsidR="006971C8" w:rsidRPr="006971C8" w:rsidRDefault="006971C8" w:rsidP="006971C8">
      <w:pPr>
        <w:spacing w:line="360" w:lineRule="auto"/>
        <w:ind w:firstLineChars="200" w:firstLine="480"/>
        <w:rPr>
          <w:rFonts w:ascii="Calibri" w:hAnsi="Calibri"/>
        </w:rPr>
      </w:pPr>
      <w:proofErr w:type="spellStart"/>
      <w:proofErr w:type="gramStart"/>
      <w:r w:rsidRPr="006971C8">
        <w:rPr>
          <w:rFonts w:ascii="Calibri" w:hAnsi="Calibri"/>
        </w:rPr>
        <w:t>module.exports</w:t>
      </w:r>
      <w:proofErr w:type="spellEnd"/>
      <w:proofErr w:type="gramEnd"/>
      <w:r w:rsidRPr="006971C8">
        <w:rPr>
          <w:rFonts w:ascii="Calibri" w:hAnsi="Calibri"/>
        </w:rPr>
        <w:t>=app=&gt;{</w:t>
      </w:r>
    </w:p>
    <w:p w14:paraId="21AC4F5D" w14:textId="77777777" w:rsidR="006971C8" w:rsidRPr="006971C8" w:rsidRDefault="006971C8" w:rsidP="006971C8">
      <w:pPr>
        <w:spacing w:line="360" w:lineRule="auto"/>
        <w:ind w:firstLineChars="200" w:firstLine="480"/>
        <w:rPr>
          <w:rFonts w:ascii="Calibri" w:hAnsi="Calibri"/>
        </w:rPr>
      </w:pPr>
      <w:r w:rsidRPr="006971C8">
        <w:rPr>
          <w:rFonts w:ascii="Calibri" w:hAnsi="Calibri"/>
        </w:rPr>
        <w:t xml:space="preserve">  const mongoose=require('mongoose')</w:t>
      </w:r>
    </w:p>
    <w:p w14:paraId="6A6D6758" w14:textId="77777777" w:rsidR="006971C8" w:rsidRPr="006971C8" w:rsidRDefault="006971C8" w:rsidP="006971C8">
      <w:pPr>
        <w:spacing w:line="360" w:lineRule="auto"/>
        <w:ind w:firstLineChars="200" w:firstLine="480"/>
        <w:rPr>
          <w:rFonts w:ascii="Calibri" w:hAnsi="Calibri"/>
        </w:rPr>
      </w:pPr>
      <w:r w:rsidRPr="006971C8">
        <w:rPr>
          <w:rFonts w:ascii="Calibri" w:hAnsi="Calibri"/>
        </w:rPr>
        <w:t xml:space="preserve">  //</w:t>
      </w:r>
      <w:r w:rsidRPr="006971C8">
        <w:rPr>
          <w:rFonts w:ascii="Calibri" w:hAnsi="Calibri"/>
        </w:rPr>
        <w:t>连接</w:t>
      </w:r>
    </w:p>
    <w:p w14:paraId="02227C88" w14:textId="77777777" w:rsidR="006971C8" w:rsidRPr="006971C8" w:rsidRDefault="006971C8" w:rsidP="006971C8">
      <w:pPr>
        <w:spacing w:line="360" w:lineRule="auto"/>
        <w:ind w:firstLineChars="200" w:firstLine="480"/>
        <w:rPr>
          <w:rFonts w:ascii="Calibri" w:hAnsi="Calibri"/>
        </w:rPr>
      </w:pPr>
      <w:r w:rsidRPr="006971C8">
        <w:rPr>
          <w:rFonts w:ascii="Calibri" w:hAnsi="Calibri"/>
        </w:rPr>
        <w:t xml:space="preserve">  </w:t>
      </w:r>
      <w:proofErr w:type="spellStart"/>
      <w:proofErr w:type="gramStart"/>
      <w:r w:rsidRPr="006971C8">
        <w:rPr>
          <w:rFonts w:ascii="Calibri" w:hAnsi="Calibri"/>
        </w:rPr>
        <w:t>mongoose.connect</w:t>
      </w:r>
      <w:proofErr w:type="spellEnd"/>
      <w:proofErr w:type="gramEnd"/>
      <w:r w:rsidRPr="006971C8">
        <w:rPr>
          <w:rFonts w:ascii="Calibri" w:hAnsi="Calibri"/>
        </w:rPr>
        <w:t>('</w:t>
      </w:r>
      <w:proofErr w:type="spellStart"/>
      <w:r w:rsidRPr="006971C8">
        <w:rPr>
          <w:rFonts w:ascii="Calibri" w:hAnsi="Calibri"/>
        </w:rPr>
        <w:t>mongodb</w:t>
      </w:r>
      <w:proofErr w:type="spellEnd"/>
      <w:r w:rsidRPr="006971C8">
        <w:rPr>
          <w:rFonts w:ascii="Calibri" w:hAnsi="Calibri"/>
        </w:rPr>
        <w:t>://127.0.0.1:27017/</w:t>
      </w:r>
      <w:proofErr w:type="spellStart"/>
      <w:r w:rsidRPr="006971C8">
        <w:rPr>
          <w:rFonts w:ascii="Calibri" w:hAnsi="Calibri"/>
        </w:rPr>
        <w:t>vue</w:t>
      </w:r>
      <w:proofErr w:type="spellEnd"/>
      <w:r w:rsidRPr="006971C8">
        <w:rPr>
          <w:rFonts w:ascii="Calibri" w:hAnsi="Calibri"/>
        </w:rPr>
        <w:t>-poetry',{</w:t>
      </w:r>
    </w:p>
    <w:p w14:paraId="00100D8E" w14:textId="77777777" w:rsidR="006971C8" w:rsidRPr="006971C8" w:rsidRDefault="006971C8" w:rsidP="006971C8">
      <w:pPr>
        <w:spacing w:line="360" w:lineRule="auto"/>
        <w:ind w:firstLineChars="200" w:firstLine="480"/>
        <w:rPr>
          <w:rFonts w:ascii="Calibri" w:hAnsi="Calibri"/>
        </w:rPr>
      </w:pPr>
      <w:r w:rsidRPr="006971C8">
        <w:rPr>
          <w:rFonts w:ascii="Calibri" w:hAnsi="Calibri"/>
        </w:rPr>
        <w:t xml:space="preserve">    </w:t>
      </w:r>
      <w:proofErr w:type="spellStart"/>
      <w:proofErr w:type="gramStart"/>
      <w:r w:rsidRPr="006971C8">
        <w:rPr>
          <w:rFonts w:ascii="Calibri" w:hAnsi="Calibri"/>
        </w:rPr>
        <w:t>useNewUrlParser:true</w:t>
      </w:r>
      <w:proofErr w:type="spellEnd"/>
      <w:proofErr w:type="gramEnd"/>
      <w:r w:rsidRPr="006971C8">
        <w:rPr>
          <w:rFonts w:ascii="Calibri" w:hAnsi="Calibri"/>
        </w:rPr>
        <w:t>,</w:t>
      </w:r>
    </w:p>
    <w:p w14:paraId="02E4B125" w14:textId="77777777" w:rsidR="006971C8" w:rsidRPr="006971C8" w:rsidRDefault="006971C8" w:rsidP="006971C8">
      <w:pPr>
        <w:spacing w:line="360" w:lineRule="auto"/>
        <w:ind w:firstLineChars="200" w:firstLine="480"/>
        <w:rPr>
          <w:rFonts w:ascii="Calibri" w:hAnsi="Calibri"/>
        </w:rPr>
      </w:pPr>
      <w:r w:rsidRPr="006971C8">
        <w:rPr>
          <w:rFonts w:ascii="Calibri" w:hAnsi="Calibri"/>
        </w:rPr>
        <w:t xml:space="preserve">    </w:t>
      </w:r>
      <w:proofErr w:type="spellStart"/>
      <w:proofErr w:type="gramStart"/>
      <w:r w:rsidRPr="006971C8">
        <w:rPr>
          <w:rFonts w:ascii="Calibri" w:hAnsi="Calibri"/>
        </w:rPr>
        <w:t>useFindAndModify:false</w:t>
      </w:r>
      <w:proofErr w:type="spellEnd"/>
      <w:proofErr w:type="gramEnd"/>
      <w:r w:rsidRPr="006971C8">
        <w:rPr>
          <w:rFonts w:ascii="Calibri" w:hAnsi="Calibri"/>
        </w:rPr>
        <w:t>,</w:t>
      </w:r>
    </w:p>
    <w:p w14:paraId="1A6C9787" w14:textId="77777777" w:rsidR="006971C8" w:rsidRPr="006971C8" w:rsidRDefault="006971C8" w:rsidP="006971C8">
      <w:pPr>
        <w:spacing w:line="360" w:lineRule="auto"/>
        <w:ind w:firstLineChars="200" w:firstLine="480"/>
        <w:rPr>
          <w:rFonts w:ascii="Calibri" w:hAnsi="Calibri"/>
        </w:rPr>
      </w:pPr>
      <w:r w:rsidRPr="006971C8">
        <w:rPr>
          <w:rFonts w:ascii="Calibri" w:hAnsi="Calibri"/>
        </w:rPr>
        <w:t xml:space="preserve">    </w:t>
      </w:r>
      <w:proofErr w:type="spellStart"/>
      <w:proofErr w:type="gramStart"/>
      <w:r w:rsidRPr="006971C8">
        <w:rPr>
          <w:rFonts w:ascii="Calibri" w:hAnsi="Calibri"/>
        </w:rPr>
        <w:t>useCreateIndex:true</w:t>
      </w:r>
      <w:proofErr w:type="spellEnd"/>
      <w:proofErr w:type="gramEnd"/>
      <w:r w:rsidRPr="006971C8">
        <w:rPr>
          <w:rFonts w:ascii="Calibri" w:hAnsi="Calibri"/>
        </w:rPr>
        <w:t>,</w:t>
      </w:r>
    </w:p>
    <w:p w14:paraId="52FDDCAA" w14:textId="77777777" w:rsidR="006971C8" w:rsidRPr="006971C8" w:rsidRDefault="006971C8" w:rsidP="006971C8">
      <w:pPr>
        <w:spacing w:line="360" w:lineRule="auto"/>
        <w:ind w:firstLineChars="200" w:firstLine="480"/>
        <w:rPr>
          <w:rFonts w:ascii="Calibri" w:hAnsi="Calibri"/>
        </w:rPr>
      </w:pPr>
      <w:r w:rsidRPr="006971C8">
        <w:rPr>
          <w:rFonts w:ascii="Calibri" w:hAnsi="Calibri"/>
        </w:rPr>
        <w:t xml:space="preserve">    </w:t>
      </w:r>
      <w:proofErr w:type="spellStart"/>
      <w:r w:rsidRPr="006971C8">
        <w:rPr>
          <w:rFonts w:ascii="Calibri" w:hAnsi="Calibri"/>
        </w:rPr>
        <w:t>useUnifiedTopology</w:t>
      </w:r>
      <w:proofErr w:type="spellEnd"/>
      <w:r w:rsidRPr="006971C8">
        <w:rPr>
          <w:rFonts w:ascii="Calibri" w:hAnsi="Calibri"/>
        </w:rPr>
        <w:t>: true</w:t>
      </w:r>
    </w:p>
    <w:p w14:paraId="70074AF2" w14:textId="77777777" w:rsidR="006971C8" w:rsidRPr="006971C8" w:rsidRDefault="006971C8" w:rsidP="006971C8">
      <w:pPr>
        <w:spacing w:line="360" w:lineRule="auto"/>
        <w:ind w:firstLineChars="200" w:firstLine="480"/>
        <w:rPr>
          <w:rFonts w:ascii="Calibri" w:hAnsi="Calibri"/>
        </w:rPr>
      </w:pPr>
      <w:r w:rsidRPr="006971C8">
        <w:rPr>
          <w:rFonts w:ascii="Calibri" w:hAnsi="Calibri"/>
        </w:rPr>
        <w:t xml:space="preserve">  })</w:t>
      </w:r>
    </w:p>
    <w:p w14:paraId="75FE5E29" w14:textId="4DB53526" w:rsidR="00925B3F" w:rsidRDefault="006971C8" w:rsidP="006971C8">
      <w:pPr>
        <w:spacing w:line="360" w:lineRule="auto"/>
        <w:ind w:firstLineChars="200" w:firstLine="480"/>
        <w:rPr>
          <w:rFonts w:ascii="Calibri" w:hAnsi="Calibri"/>
        </w:rPr>
      </w:pPr>
      <w:r w:rsidRPr="006971C8">
        <w:rPr>
          <w:rFonts w:ascii="Calibri" w:hAnsi="Calibri"/>
        </w:rPr>
        <w:t>}</w:t>
      </w:r>
    </w:p>
    <w:p w14:paraId="3BC4D7A9" w14:textId="0992349B" w:rsidR="0089081F" w:rsidRDefault="0089081F" w:rsidP="006971C8">
      <w:pPr>
        <w:spacing w:line="360" w:lineRule="auto"/>
        <w:ind w:firstLineChars="200" w:firstLine="480"/>
        <w:rPr>
          <w:rFonts w:ascii="Calibri" w:hAnsi="Calibri"/>
        </w:rPr>
      </w:pPr>
    </w:p>
    <w:p w14:paraId="48F8D95A" w14:textId="77777777" w:rsidR="0089081F" w:rsidRDefault="0089081F" w:rsidP="006971C8">
      <w:pPr>
        <w:spacing w:line="360" w:lineRule="auto"/>
        <w:ind w:firstLineChars="200" w:firstLine="480"/>
        <w:rPr>
          <w:rFonts w:ascii="Calibri" w:hAnsi="Calibri" w:hint="eastAsia"/>
        </w:rPr>
      </w:pPr>
    </w:p>
    <w:p w14:paraId="3A6F4DB8" w14:textId="55BC2DA3" w:rsidR="00925B3F" w:rsidRDefault="00925B3F" w:rsidP="00925B3F">
      <w:pPr>
        <w:pStyle w:val="3"/>
        <w:rPr>
          <w:rFonts w:ascii="Calibri" w:hAnsi="Calibri"/>
          <w:sz w:val="28"/>
          <w:szCs w:val="28"/>
        </w:rPr>
      </w:pPr>
      <w:bookmarkStart w:id="106" w:name="_Toc25189"/>
      <w:r>
        <w:rPr>
          <w:rFonts w:ascii="Calibri" w:hAnsi="Calibri" w:hint="eastAsia"/>
          <w:sz w:val="28"/>
          <w:szCs w:val="28"/>
        </w:rPr>
        <w:lastRenderedPageBreak/>
        <w:t xml:space="preserve">5.3.2 </w:t>
      </w:r>
      <w:bookmarkEnd w:id="106"/>
      <w:r w:rsidR="0089081F">
        <w:rPr>
          <w:rFonts w:ascii="Calibri" w:hAnsi="Calibri" w:hint="eastAsia"/>
          <w:sz w:val="28"/>
          <w:szCs w:val="28"/>
        </w:rPr>
        <w:t>数据的加入</w:t>
      </w:r>
    </w:p>
    <w:p w14:paraId="3E51334D" w14:textId="335B7AB6" w:rsidR="0089081F" w:rsidRPr="0089081F" w:rsidRDefault="0089081F" w:rsidP="0089081F">
      <w:pPr>
        <w:spacing w:line="360" w:lineRule="auto"/>
        <w:ind w:firstLineChars="200" w:firstLine="480"/>
        <w:rPr>
          <w:rFonts w:ascii="Calibri" w:hAnsi="Calibri"/>
          <w:szCs w:val="20"/>
        </w:rPr>
      </w:pPr>
      <w:r w:rsidRPr="0089081F">
        <w:rPr>
          <w:rFonts w:ascii="Calibri" w:hAnsi="Calibri"/>
          <w:szCs w:val="20"/>
        </w:rPr>
        <w:t>用户输入相应的信息，在前端判断是否合法，如果合法就会直接插入到数据库中，生成数据，方便</w:t>
      </w:r>
      <w:r>
        <w:rPr>
          <w:rFonts w:ascii="Calibri" w:hAnsi="Calibri" w:hint="eastAsia"/>
          <w:szCs w:val="20"/>
        </w:rPr>
        <w:t>前端</w:t>
      </w:r>
      <w:r w:rsidRPr="0089081F">
        <w:rPr>
          <w:rFonts w:ascii="Calibri" w:hAnsi="Calibri"/>
          <w:szCs w:val="20"/>
        </w:rPr>
        <w:t>调出数据并显示。</w:t>
      </w:r>
    </w:p>
    <w:p w14:paraId="4C29EBB6" w14:textId="77777777" w:rsidR="0089081F" w:rsidRPr="0089081F" w:rsidRDefault="0089081F" w:rsidP="0089081F">
      <w:pPr>
        <w:spacing w:line="360" w:lineRule="auto"/>
        <w:rPr>
          <w:rFonts w:ascii="Calibri" w:hAnsi="Calibri"/>
          <w:szCs w:val="20"/>
        </w:rPr>
      </w:pPr>
      <w:r w:rsidRPr="0089081F">
        <w:rPr>
          <w:rFonts w:ascii="Calibri" w:hAnsi="Calibri"/>
          <w:szCs w:val="20"/>
        </w:rPr>
        <w:t xml:space="preserve"> //</w:t>
      </w:r>
      <w:r w:rsidRPr="0089081F">
        <w:rPr>
          <w:rFonts w:ascii="Calibri" w:hAnsi="Calibri"/>
          <w:szCs w:val="20"/>
        </w:rPr>
        <w:t>新增接口</w:t>
      </w:r>
    </w:p>
    <w:p w14:paraId="7F447DAE" w14:textId="77777777" w:rsidR="0089081F" w:rsidRPr="0089081F" w:rsidRDefault="0089081F" w:rsidP="0089081F">
      <w:pPr>
        <w:spacing w:line="360" w:lineRule="auto"/>
        <w:rPr>
          <w:rFonts w:ascii="Calibri" w:hAnsi="Calibri"/>
          <w:szCs w:val="20"/>
        </w:rPr>
      </w:pPr>
      <w:r w:rsidRPr="0089081F">
        <w:rPr>
          <w:rFonts w:ascii="Calibri" w:hAnsi="Calibri"/>
          <w:szCs w:val="20"/>
        </w:rPr>
        <w:t xml:space="preserve">  </w:t>
      </w:r>
      <w:proofErr w:type="spellStart"/>
      <w:r w:rsidRPr="0089081F">
        <w:rPr>
          <w:rFonts w:ascii="Calibri" w:hAnsi="Calibri"/>
          <w:szCs w:val="20"/>
        </w:rPr>
        <w:t>router.post</w:t>
      </w:r>
      <w:proofErr w:type="spellEnd"/>
      <w:r w:rsidRPr="0089081F">
        <w:rPr>
          <w:rFonts w:ascii="Calibri" w:hAnsi="Calibri"/>
          <w:szCs w:val="20"/>
        </w:rPr>
        <w:t>('/</w:t>
      </w:r>
      <w:proofErr w:type="gramStart"/>
      <w:r w:rsidRPr="0089081F">
        <w:rPr>
          <w:rFonts w:ascii="Calibri" w:hAnsi="Calibri"/>
          <w:szCs w:val="20"/>
        </w:rPr>
        <w:t>',async</w:t>
      </w:r>
      <w:proofErr w:type="gramEnd"/>
      <w:r w:rsidRPr="0089081F">
        <w:rPr>
          <w:rFonts w:ascii="Calibri" w:hAnsi="Calibri"/>
          <w:szCs w:val="20"/>
        </w:rPr>
        <w:t>(</w:t>
      </w:r>
      <w:proofErr w:type="spellStart"/>
      <w:r w:rsidRPr="0089081F">
        <w:rPr>
          <w:rFonts w:ascii="Calibri" w:hAnsi="Calibri"/>
          <w:szCs w:val="20"/>
        </w:rPr>
        <w:t>req,res</w:t>
      </w:r>
      <w:proofErr w:type="spellEnd"/>
      <w:r w:rsidRPr="0089081F">
        <w:rPr>
          <w:rFonts w:ascii="Calibri" w:hAnsi="Calibri"/>
          <w:szCs w:val="20"/>
        </w:rPr>
        <w:t>)=&gt;{</w:t>
      </w:r>
    </w:p>
    <w:p w14:paraId="019670E1" w14:textId="77777777" w:rsidR="0089081F" w:rsidRPr="0089081F" w:rsidRDefault="0089081F" w:rsidP="0089081F">
      <w:pPr>
        <w:spacing w:line="360" w:lineRule="auto"/>
        <w:rPr>
          <w:rFonts w:ascii="Calibri" w:hAnsi="Calibri"/>
          <w:szCs w:val="20"/>
        </w:rPr>
      </w:pPr>
      <w:r w:rsidRPr="0089081F">
        <w:rPr>
          <w:rFonts w:ascii="Calibri" w:hAnsi="Calibri"/>
          <w:szCs w:val="20"/>
        </w:rPr>
        <w:t xml:space="preserve">  const model=await </w:t>
      </w:r>
      <w:proofErr w:type="spellStart"/>
      <w:proofErr w:type="gramStart"/>
      <w:r w:rsidRPr="0089081F">
        <w:rPr>
          <w:rFonts w:ascii="Calibri" w:hAnsi="Calibri"/>
          <w:szCs w:val="20"/>
        </w:rPr>
        <w:t>req.Model.create</w:t>
      </w:r>
      <w:proofErr w:type="spellEnd"/>
      <w:proofErr w:type="gramEnd"/>
      <w:r w:rsidRPr="0089081F">
        <w:rPr>
          <w:rFonts w:ascii="Calibri" w:hAnsi="Calibri"/>
          <w:szCs w:val="20"/>
        </w:rPr>
        <w:t>(</w:t>
      </w:r>
      <w:proofErr w:type="spellStart"/>
      <w:r w:rsidRPr="0089081F">
        <w:rPr>
          <w:rFonts w:ascii="Calibri" w:hAnsi="Calibri"/>
          <w:szCs w:val="20"/>
        </w:rPr>
        <w:t>req.body</w:t>
      </w:r>
      <w:proofErr w:type="spellEnd"/>
      <w:r w:rsidRPr="0089081F">
        <w:rPr>
          <w:rFonts w:ascii="Calibri" w:hAnsi="Calibri"/>
          <w:szCs w:val="20"/>
        </w:rPr>
        <w:t>)</w:t>
      </w:r>
    </w:p>
    <w:p w14:paraId="0375142D" w14:textId="77777777" w:rsidR="0089081F" w:rsidRPr="0089081F" w:rsidRDefault="0089081F" w:rsidP="0089081F">
      <w:pPr>
        <w:spacing w:line="360" w:lineRule="auto"/>
        <w:rPr>
          <w:rFonts w:ascii="Calibri" w:hAnsi="Calibri"/>
          <w:szCs w:val="20"/>
        </w:rPr>
      </w:pPr>
      <w:r w:rsidRPr="0089081F">
        <w:rPr>
          <w:rFonts w:ascii="Calibri" w:hAnsi="Calibri"/>
          <w:szCs w:val="20"/>
        </w:rPr>
        <w:t xml:space="preserve">    </w:t>
      </w:r>
      <w:proofErr w:type="spellStart"/>
      <w:proofErr w:type="gramStart"/>
      <w:r w:rsidRPr="0089081F">
        <w:rPr>
          <w:rFonts w:ascii="Calibri" w:hAnsi="Calibri"/>
          <w:szCs w:val="20"/>
        </w:rPr>
        <w:t>res.send</w:t>
      </w:r>
      <w:proofErr w:type="spellEnd"/>
      <w:proofErr w:type="gramEnd"/>
      <w:r w:rsidRPr="0089081F">
        <w:rPr>
          <w:rFonts w:ascii="Calibri" w:hAnsi="Calibri"/>
          <w:szCs w:val="20"/>
        </w:rPr>
        <w:t>(model)</w:t>
      </w:r>
    </w:p>
    <w:p w14:paraId="2F2FA47A" w14:textId="3D93AAD0" w:rsidR="0089081F" w:rsidRPr="0089081F" w:rsidRDefault="0089081F" w:rsidP="0089081F">
      <w:pPr>
        <w:spacing w:line="360" w:lineRule="auto"/>
        <w:rPr>
          <w:rFonts w:ascii="Calibri" w:hAnsi="Calibri" w:hint="eastAsia"/>
          <w:szCs w:val="20"/>
        </w:rPr>
      </w:pPr>
      <w:r w:rsidRPr="0089081F">
        <w:rPr>
          <w:rFonts w:ascii="Calibri" w:hAnsi="Calibri"/>
          <w:szCs w:val="20"/>
        </w:rPr>
        <w:t xml:space="preserve">  })</w:t>
      </w:r>
    </w:p>
    <w:p w14:paraId="5D6024E6" w14:textId="165AB350" w:rsidR="00925B3F" w:rsidRDefault="00925B3F" w:rsidP="00925B3F">
      <w:pPr>
        <w:pStyle w:val="3"/>
        <w:rPr>
          <w:rFonts w:ascii="Calibri" w:hAnsi="Calibri"/>
          <w:sz w:val="28"/>
          <w:szCs w:val="28"/>
        </w:rPr>
      </w:pPr>
      <w:bookmarkStart w:id="107" w:name="_Toc32661"/>
      <w:r>
        <w:rPr>
          <w:rFonts w:ascii="Calibri" w:hAnsi="Calibri" w:hint="eastAsia"/>
          <w:sz w:val="28"/>
          <w:szCs w:val="28"/>
        </w:rPr>
        <w:t xml:space="preserve">5.3.3 </w:t>
      </w:r>
      <w:bookmarkEnd w:id="107"/>
      <w:r w:rsidR="0089081F">
        <w:rPr>
          <w:rFonts w:ascii="Calibri" w:hAnsi="Calibri" w:hint="eastAsia"/>
          <w:sz w:val="28"/>
          <w:szCs w:val="28"/>
        </w:rPr>
        <w:t>数据的删除</w:t>
      </w:r>
    </w:p>
    <w:p w14:paraId="3159EF7B" w14:textId="77777777" w:rsidR="0089081F" w:rsidRPr="0089081F" w:rsidRDefault="0089081F" w:rsidP="0089081F">
      <w:pPr>
        <w:spacing w:line="360" w:lineRule="auto"/>
        <w:ind w:firstLineChars="200" w:firstLine="480"/>
        <w:rPr>
          <w:rFonts w:ascii="Calibri" w:hAnsi="Calibri"/>
        </w:rPr>
      </w:pPr>
      <w:r>
        <w:rPr>
          <w:rFonts w:hint="eastAsia"/>
        </w:rPr>
        <w:t>管</w:t>
      </w:r>
      <w:r w:rsidRPr="0089081F">
        <w:rPr>
          <w:rFonts w:ascii="Calibri" w:hAnsi="Calibri" w:hint="eastAsia"/>
        </w:rPr>
        <w:t>理员可删除相关数据。</w:t>
      </w:r>
    </w:p>
    <w:p w14:paraId="62451B99" w14:textId="16B191D4" w:rsidR="0089081F" w:rsidRPr="0089081F" w:rsidRDefault="0089081F" w:rsidP="0089081F">
      <w:pPr>
        <w:shd w:val="clear" w:color="auto" w:fill="FFFFFF"/>
        <w:spacing w:line="360" w:lineRule="auto"/>
        <w:rPr>
          <w:rFonts w:ascii="Calibri" w:hAnsi="Calibri"/>
        </w:rPr>
      </w:pPr>
      <w:r w:rsidRPr="0089081F">
        <w:rPr>
          <w:rFonts w:ascii="Calibri" w:hAnsi="Calibri"/>
        </w:rPr>
        <w:t> </w:t>
      </w:r>
      <w:r>
        <w:rPr>
          <w:rFonts w:ascii="Calibri" w:hAnsi="Calibri"/>
        </w:rPr>
        <w:t xml:space="preserve">   </w:t>
      </w:r>
      <w:r w:rsidRPr="0089081F">
        <w:rPr>
          <w:rFonts w:ascii="Calibri" w:hAnsi="Calibri"/>
        </w:rPr>
        <w:t> //</w:t>
      </w:r>
      <w:r w:rsidRPr="0089081F">
        <w:rPr>
          <w:rFonts w:ascii="Calibri" w:hAnsi="Calibri"/>
        </w:rPr>
        <w:t>删除接口</w:t>
      </w:r>
    </w:p>
    <w:p w14:paraId="1040953A" w14:textId="77777777" w:rsidR="0089081F" w:rsidRPr="0089081F" w:rsidRDefault="0089081F" w:rsidP="0089081F">
      <w:pPr>
        <w:shd w:val="clear" w:color="auto" w:fill="FFFFFF"/>
        <w:spacing w:line="360" w:lineRule="auto"/>
        <w:rPr>
          <w:rFonts w:ascii="Calibri" w:hAnsi="Calibri"/>
        </w:rPr>
      </w:pPr>
      <w:r w:rsidRPr="0089081F">
        <w:rPr>
          <w:rFonts w:ascii="Calibri" w:hAnsi="Calibri"/>
        </w:rPr>
        <w:t>  </w:t>
      </w:r>
      <w:proofErr w:type="spellStart"/>
      <w:proofErr w:type="gramStart"/>
      <w:r w:rsidRPr="0089081F">
        <w:rPr>
          <w:rFonts w:ascii="Calibri" w:hAnsi="Calibri"/>
        </w:rPr>
        <w:t>router.delete</w:t>
      </w:r>
      <w:proofErr w:type="spellEnd"/>
      <w:proofErr w:type="gramEnd"/>
      <w:r w:rsidRPr="0089081F">
        <w:rPr>
          <w:rFonts w:ascii="Calibri" w:hAnsi="Calibri"/>
        </w:rPr>
        <w:t>('/:</w:t>
      </w:r>
      <w:proofErr w:type="spellStart"/>
      <w:r w:rsidRPr="0089081F">
        <w:rPr>
          <w:rFonts w:ascii="Calibri" w:hAnsi="Calibri"/>
        </w:rPr>
        <w:t>id',async</w:t>
      </w:r>
      <w:proofErr w:type="spellEnd"/>
      <w:r w:rsidRPr="0089081F">
        <w:rPr>
          <w:rFonts w:ascii="Calibri" w:hAnsi="Calibri"/>
        </w:rPr>
        <w:t>(</w:t>
      </w:r>
      <w:proofErr w:type="spellStart"/>
      <w:r w:rsidRPr="0089081F">
        <w:rPr>
          <w:rFonts w:ascii="Calibri" w:hAnsi="Calibri"/>
        </w:rPr>
        <w:t>req,res</w:t>
      </w:r>
      <w:proofErr w:type="spellEnd"/>
      <w:r w:rsidRPr="0089081F">
        <w:rPr>
          <w:rFonts w:ascii="Calibri" w:hAnsi="Calibri"/>
        </w:rPr>
        <w:t>)=&gt;{</w:t>
      </w:r>
    </w:p>
    <w:p w14:paraId="18A980FA" w14:textId="77777777" w:rsidR="0089081F" w:rsidRPr="0089081F" w:rsidRDefault="0089081F" w:rsidP="0089081F">
      <w:pPr>
        <w:shd w:val="clear" w:color="auto" w:fill="FFFFFF"/>
        <w:spacing w:line="360" w:lineRule="auto"/>
        <w:rPr>
          <w:rFonts w:ascii="Calibri" w:hAnsi="Calibri"/>
        </w:rPr>
      </w:pPr>
      <w:r w:rsidRPr="0089081F">
        <w:rPr>
          <w:rFonts w:ascii="Calibri" w:hAnsi="Calibri"/>
        </w:rPr>
        <w:t>    await </w:t>
      </w:r>
      <w:proofErr w:type="spellStart"/>
      <w:proofErr w:type="gramStart"/>
      <w:r w:rsidRPr="0089081F">
        <w:rPr>
          <w:rFonts w:ascii="Calibri" w:hAnsi="Calibri"/>
        </w:rPr>
        <w:t>req.Model.findByIdAndDelete</w:t>
      </w:r>
      <w:proofErr w:type="spellEnd"/>
      <w:proofErr w:type="gramEnd"/>
      <w:r w:rsidRPr="0089081F">
        <w:rPr>
          <w:rFonts w:ascii="Calibri" w:hAnsi="Calibri"/>
        </w:rPr>
        <w:t>(</w:t>
      </w:r>
      <w:proofErr w:type="spellStart"/>
      <w:r w:rsidRPr="0089081F">
        <w:rPr>
          <w:rFonts w:ascii="Calibri" w:hAnsi="Calibri"/>
        </w:rPr>
        <w:t>req.params.id,req.body</w:t>
      </w:r>
      <w:proofErr w:type="spellEnd"/>
      <w:r w:rsidRPr="0089081F">
        <w:rPr>
          <w:rFonts w:ascii="Calibri" w:hAnsi="Calibri"/>
        </w:rPr>
        <w:t>)</w:t>
      </w:r>
    </w:p>
    <w:p w14:paraId="39C5C56C" w14:textId="77777777" w:rsidR="0089081F" w:rsidRPr="0089081F" w:rsidRDefault="0089081F" w:rsidP="0089081F">
      <w:pPr>
        <w:shd w:val="clear" w:color="auto" w:fill="FFFFFF"/>
        <w:spacing w:line="360" w:lineRule="auto"/>
        <w:rPr>
          <w:rFonts w:ascii="Calibri" w:hAnsi="Calibri"/>
        </w:rPr>
      </w:pPr>
      <w:r w:rsidRPr="0089081F">
        <w:rPr>
          <w:rFonts w:ascii="Calibri" w:hAnsi="Calibri"/>
        </w:rPr>
        <w:t>    </w:t>
      </w:r>
      <w:proofErr w:type="spellStart"/>
      <w:proofErr w:type="gramStart"/>
      <w:r w:rsidRPr="0089081F">
        <w:rPr>
          <w:rFonts w:ascii="Calibri" w:hAnsi="Calibri"/>
        </w:rPr>
        <w:t>res.send</w:t>
      </w:r>
      <w:proofErr w:type="spellEnd"/>
      <w:proofErr w:type="gramEnd"/>
      <w:r w:rsidRPr="0089081F">
        <w:rPr>
          <w:rFonts w:ascii="Calibri" w:hAnsi="Calibri"/>
        </w:rPr>
        <w:t>({</w:t>
      </w:r>
    </w:p>
    <w:p w14:paraId="73338876" w14:textId="77777777" w:rsidR="0089081F" w:rsidRPr="0089081F" w:rsidRDefault="0089081F" w:rsidP="0089081F">
      <w:pPr>
        <w:shd w:val="clear" w:color="auto" w:fill="FFFFFF"/>
        <w:spacing w:line="360" w:lineRule="auto"/>
        <w:rPr>
          <w:rFonts w:ascii="Calibri" w:hAnsi="Calibri"/>
        </w:rPr>
      </w:pPr>
      <w:r w:rsidRPr="0089081F">
        <w:rPr>
          <w:rFonts w:ascii="Calibri" w:hAnsi="Calibri"/>
        </w:rPr>
        <w:t>      </w:t>
      </w:r>
      <w:proofErr w:type="spellStart"/>
      <w:proofErr w:type="gramStart"/>
      <w:r w:rsidRPr="0089081F">
        <w:rPr>
          <w:rFonts w:ascii="Calibri" w:hAnsi="Calibri"/>
        </w:rPr>
        <w:t>success:true</w:t>
      </w:r>
      <w:proofErr w:type="spellEnd"/>
      <w:proofErr w:type="gramEnd"/>
      <w:r w:rsidRPr="0089081F">
        <w:rPr>
          <w:rFonts w:ascii="Calibri" w:hAnsi="Calibri"/>
        </w:rPr>
        <w:t>,</w:t>
      </w:r>
    </w:p>
    <w:p w14:paraId="1B071AF8" w14:textId="77777777" w:rsidR="0089081F" w:rsidRPr="0089081F" w:rsidRDefault="0089081F" w:rsidP="0089081F">
      <w:pPr>
        <w:shd w:val="clear" w:color="auto" w:fill="FFFFFF"/>
        <w:spacing w:line="360" w:lineRule="auto"/>
        <w:rPr>
          <w:rFonts w:ascii="Calibri" w:hAnsi="Calibri"/>
        </w:rPr>
      </w:pPr>
      <w:r w:rsidRPr="0089081F">
        <w:rPr>
          <w:rFonts w:ascii="Calibri" w:hAnsi="Calibri"/>
        </w:rPr>
        <w:t>    })</w:t>
      </w:r>
    </w:p>
    <w:p w14:paraId="7AA2588F" w14:textId="77777777" w:rsidR="0089081F" w:rsidRPr="0089081F" w:rsidRDefault="0089081F" w:rsidP="0089081F">
      <w:pPr>
        <w:shd w:val="clear" w:color="auto" w:fill="FFFFFF"/>
        <w:spacing w:line="360" w:lineRule="auto"/>
        <w:rPr>
          <w:rFonts w:ascii="Calibri" w:hAnsi="Calibri"/>
        </w:rPr>
      </w:pPr>
      <w:r w:rsidRPr="0089081F">
        <w:rPr>
          <w:rFonts w:ascii="Calibri" w:hAnsi="Calibri"/>
        </w:rPr>
        <w:t>  })</w:t>
      </w:r>
    </w:p>
    <w:p w14:paraId="568A848F" w14:textId="1B0C52CB" w:rsidR="0089081F" w:rsidRDefault="0089081F" w:rsidP="0089081F">
      <w:pPr>
        <w:rPr>
          <w:rFonts w:ascii="Calibri" w:hAnsi="Calibri" w:hint="eastAsia"/>
        </w:rPr>
      </w:pPr>
    </w:p>
    <w:p w14:paraId="626D6E64" w14:textId="39D06266" w:rsidR="0089081F" w:rsidRDefault="0089081F" w:rsidP="0089081F">
      <w:pPr>
        <w:pStyle w:val="3"/>
        <w:rPr>
          <w:rFonts w:ascii="Calibri" w:hAnsi="Calibri"/>
          <w:sz w:val="28"/>
          <w:szCs w:val="28"/>
        </w:rPr>
      </w:pPr>
      <w:r>
        <w:rPr>
          <w:rFonts w:ascii="Calibri" w:hAnsi="Calibri" w:hint="eastAsia"/>
          <w:sz w:val="28"/>
          <w:szCs w:val="28"/>
        </w:rPr>
        <w:t>5.3.</w:t>
      </w:r>
      <w:r>
        <w:rPr>
          <w:rFonts w:ascii="Calibri" w:hAnsi="Calibri"/>
          <w:sz w:val="28"/>
          <w:szCs w:val="28"/>
        </w:rPr>
        <w:t>4</w:t>
      </w:r>
      <w:r>
        <w:rPr>
          <w:rFonts w:ascii="Calibri" w:hAnsi="Calibri" w:hint="eastAsia"/>
          <w:sz w:val="28"/>
          <w:szCs w:val="28"/>
        </w:rPr>
        <w:t xml:space="preserve"> </w:t>
      </w:r>
      <w:r>
        <w:rPr>
          <w:rFonts w:ascii="Calibri" w:hAnsi="Calibri" w:hint="eastAsia"/>
          <w:sz w:val="28"/>
          <w:szCs w:val="28"/>
        </w:rPr>
        <w:t>数据的修改</w:t>
      </w:r>
    </w:p>
    <w:p w14:paraId="0F9D9703" w14:textId="77777777" w:rsidR="005240D2" w:rsidRPr="005240D2" w:rsidRDefault="005240D2" w:rsidP="005240D2">
      <w:pPr>
        <w:spacing w:line="360" w:lineRule="auto"/>
        <w:ind w:firstLineChars="200" w:firstLine="480"/>
        <w:rPr>
          <w:rFonts w:ascii="Calibri" w:hAnsi="Calibri"/>
        </w:rPr>
      </w:pPr>
      <w:r w:rsidRPr="005240D2">
        <w:rPr>
          <w:rFonts w:ascii="Calibri" w:hAnsi="Calibri" w:hint="eastAsia"/>
        </w:rPr>
        <w:t>管理员可对信息进行修改</w:t>
      </w:r>
      <w:r w:rsidRPr="005240D2">
        <w:rPr>
          <w:rFonts w:ascii="Calibri" w:hAnsi="Calibri"/>
        </w:rPr>
        <w:t>。</w:t>
      </w:r>
    </w:p>
    <w:p w14:paraId="2BB703BD" w14:textId="77777777" w:rsidR="005240D2" w:rsidRPr="005240D2" w:rsidRDefault="005240D2" w:rsidP="005240D2">
      <w:pPr>
        <w:spacing w:line="360" w:lineRule="auto"/>
        <w:ind w:firstLineChars="200" w:firstLine="480"/>
        <w:rPr>
          <w:rFonts w:ascii="Calibri" w:hAnsi="Calibri"/>
        </w:rPr>
      </w:pPr>
      <w:r w:rsidRPr="005240D2">
        <w:rPr>
          <w:rFonts w:ascii="Calibri" w:hAnsi="Calibri"/>
        </w:rPr>
        <w:t>  //</w:t>
      </w:r>
      <w:r w:rsidRPr="005240D2">
        <w:rPr>
          <w:rFonts w:ascii="Calibri" w:hAnsi="Calibri"/>
        </w:rPr>
        <w:t>修改接口</w:t>
      </w:r>
    </w:p>
    <w:p w14:paraId="27174599" w14:textId="77777777" w:rsidR="005240D2" w:rsidRPr="005240D2" w:rsidRDefault="005240D2" w:rsidP="005240D2">
      <w:pPr>
        <w:spacing w:line="360" w:lineRule="auto"/>
        <w:ind w:firstLineChars="200" w:firstLine="480"/>
        <w:rPr>
          <w:rFonts w:ascii="Calibri" w:hAnsi="Calibri"/>
        </w:rPr>
      </w:pPr>
      <w:r w:rsidRPr="005240D2">
        <w:rPr>
          <w:rFonts w:ascii="Calibri" w:hAnsi="Calibri"/>
        </w:rPr>
        <w:t>  </w:t>
      </w:r>
      <w:proofErr w:type="spellStart"/>
      <w:r w:rsidRPr="005240D2">
        <w:rPr>
          <w:rFonts w:ascii="Calibri" w:hAnsi="Calibri"/>
        </w:rPr>
        <w:t>router.put</w:t>
      </w:r>
      <w:proofErr w:type="spellEnd"/>
      <w:r w:rsidRPr="005240D2">
        <w:rPr>
          <w:rFonts w:ascii="Calibri" w:hAnsi="Calibri"/>
        </w:rPr>
        <w:t>('/:</w:t>
      </w:r>
      <w:proofErr w:type="spellStart"/>
      <w:r w:rsidRPr="005240D2">
        <w:rPr>
          <w:rFonts w:ascii="Calibri" w:hAnsi="Calibri"/>
        </w:rPr>
        <w:t>id</w:t>
      </w:r>
      <w:proofErr w:type="gramStart"/>
      <w:r w:rsidRPr="005240D2">
        <w:rPr>
          <w:rFonts w:ascii="Calibri" w:hAnsi="Calibri"/>
        </w:rPr>
        <w:t>',async</w:t>
      </w:r>
      <w:proofErr w:type="spellEnd"/>
      <w:proofErr w:type="gramEnd"/>
      <w:r w:rsidRPr="005240D2">
        <w:rPr>
          <w:rFonts w:ascii="Calibri" w:hAnsi="Calibri"/>
        </w:rPr>
        <w:t>(</w:t>
      </w:r>
      <w:proofErr w:type="spellStart"/>
      <w:r w:rsidRPr="005240D2">
        <w:rPr>
          <w:rFonts w:ascii="Calibri" w:hAnsi="Calibri"/>
        </w:rPr>
        <w:t>req,res</w:t>
      </w:r>
      <w:proofErr w:type="spellEnd"/>
      <w:r w:rsidRPr="005240D2">
        <w:rPr>
          <w:rFonts w:ascii="Calibri" w:hAnsi="Calibri"/>
        </w:rPr>
        <w:t>)=&gt;{</w:t>
      </w:r>
    </w:p>
    <w:p w14:paraId="42D5D38D" w14:textId="77777777" w:rsidR="005240D2" w:rsidRPr="005240D2" w:rsidRDefault="005240D2" w:rsidP="005240D2">
      <w:pPr>
        <w:spacing w:line="360" w:lineRule="auto"/>
        <w:ind w:firstLineChars="200" w:firstLine="480"/>
        <w:rPr>
          <w:rFonts w:ascii="Calibri" w:hAnsi="Calibri"/>
        </w:rPr>
      </w:pPr>
      <w:r w:rsidRPr="005240D2">
        <w:rPr>
          <w:rFonts w:ascii="Calibri" w:hAnsi="Calibri"/>
        </w:rPr>
        <w:t>    const model=await </w:t>
      </w:r>
      <w:proofErr w:type="gramStart"/>
      <w:r w:rsidRPr="005240D2">
        <w:rPr>
          <w:rFonts w:ascii="Calibri" w:hAnsi="Calibri"/>
        </w:rPr>
        <w:t>req.Model.findByIdAndUpdate</w:t>
      </w:r>
      <w:proofErr w:type="gramEnd"/>
      <w:r w:rsidRPr="005240D2">
        <w:rPr>
          <w:rFonts w:ascii="Calibri" w:hAnsi="Calibri"/>
        </w:rPr>
        <w:t>(req.params.id,req.body)</w:t>
      </w:r>
    </w:p>
    <w:p w14:paraId="2021A151" w14:textId="77777777" w:rsidR="005240D2" w:rsidRPr="005240D2" w:rsidRDefault="005240D2" w:rsidP="005240D2">
      <w:pPr>
        <w:spacing w:line="360" w:lineRule="auto"/>
        <w:ind w:firstLineChars="200" w:firstLine="480"/>
        <w:rPr>
          <w:rFonts w:ascii="Calibri" w:hAnsi="Calibri"/>
        </w:rPr>
      </w:pPr>
      <w:r w:rsidRPr="005240D2">
        <w:rPr>
          <w:rFonts w:ascii="Calibri" w:hAnsi="Calibri"/>
        </w:rPr>
        <w:t>    </w:t>
      </w:r>
      <w:proofErr w:type="spellStart"/>
      <w:proofErr w:type="gramStart"/>
      <w:r w:rsidRPr="005240D2">
        <w:rPr>
          <w:rFonts w:ascii="Calibri" w:hAnsi="Calibri"/>
        </w:rPr>
        <w:t>res.send</w:t>
      </w:r>
      <w:proofErr w:type="spellEnd"/>
      <w:proofErr w:type="gramEnd"/>
      <w:r w:rsidRPr="005240D2">
        <w:rPr>
          <w:rFonts w:ascii="Calibri" w:hAnsi="Calibri"/>
        </w:rPr>
        <w:t>(model)</w:t>
      </w:r>
    </w:p>
    <w:p w14:paraId="453652C7" w14:textId="77777777" w:rsidR="005240D2" w:rsidRPr="005240D2" w:rsidRDefault="005240D2" w:rsidP="005240D2">
      <w:pPr>
        <w:spacing w:line="360" w:lineRule="auto"/>
        <w:ind w:firstLineChars="200" w:firstLine="480"/>
        <w:rPr>
          <w:rFonts w:ascii="Calibri" w:hAnsi="Calibri"/>
        </w:rPr>
      </w:pPr>
      <w:r w:rsidRPr="005240D2">
        <w:rPr>
          <w:rFonts w:ascii="Calibri" w:hAnsi="Calibri"/>
        </w:rPr>
        <w:t>  })</w:t>
      </w:r>
    </w:p>
    <w:p w14:paraId="42D0FE5A" w14:textId="77777777" w:rsidR="0089081F" w:rsidRPr="0089081F" w:rsidRDefault="0089081F" w:rsidP="0089081F">
      <w:pPr>
        <w:rPr>
          <w:rFonts w:ascii="Calibri" w:hAnsi="Calibri" w:hint="eastAsia"/>
        </w:rPr>
      </w:pPr>
    </w:p>
    <w:p w14:paraId="67C0E3F9" w14:textId="30997CF1" w:rsidR="00925B3F" w:rsidRDefault="00925B3F" w:rsidP="00925B3F">
      <w:pPr>
        <w:pStyle w:val="2"/>
        <w:rPr>
          <w:rFonts w:cs="Cambria"/>
          <w:szCs w:val="30"/>
        </w:rPr>
      </w:pPr>
      <w:bookmarkStart w:id="108" w:name="_Toc10587"/>
      <w:r>
        <w:rPr>
          <w:rFonts w:cs="Cambria" w:hint="eastAsia"/>
          <w:szCs w:val="30"/>
        </w:rPr>
        <w:t xml:space="preserve">5.4 </w:t>
      </w:r>
      <w:bookmarkEnd w:id="108"/>
      <w:r w:rsidR="003973E3">
        <w:rPr>
          <w:rFonts w:cs="Cambria" w:hint="eastAsia"/>
          <w:szCs w:val="30"/>
        </w:rPr>
        <w:t>关键技术</w:t>
      </w:r>
      <w:r w:rsidR="003973E3">
        <w:rPr>
          <w:rFonts w:cs="Cambria" w:hint="eastAsia"/>
          <w:szCs w:val="30"/>
        </w:rPr>
        <w:t>/</w:t>
      </w:r>
      <w:r w:rsidR="003973E3">
        <w:rPr>
          <w:rFonts w:cs="Cambria" w:hint="eastAsia"/>
          <w:szCs w:val="30"/>
        </w:rPr>
        <w:t>算法</w:t>
      </w:r>
    </w:p>
    <w:p w14:paraId="0AC4A430" w14:textId="5AFEFEBA" w:rsidR="003973E3" w:rsidRPr="003973E3" w:rsidRDefault="003973E3" w:rsidP="003973E3">
      <w:pPr>
        <w:rPr>
          <w:rFonts w:hint="eastAsia"/>
        </w:rPr>
      </w:pPr>
      <w:r>
        <w:rPr>
          <w:rFonts w:hint="eastAsia"/>
        </w:rPr>
        <w:t>本系统采用的技术主要有</w:t>
      </w:r>
      <w:proofErr w:type="spellStart"/>
      <w:r>
        <w:rPr>
          <w:rFonts w:hint="eastAsia"/>
        </w:rPr>
        <w:t>vue</w:t>
      </w:r>
      <w:proofErr w:type="spellEnd"/>
      <w:r>
        <w:rPr>
          <w:rFonts w:hint="eastAsia"/>
        </w:rPr>
        <w:t>、node、</w:t>
      </w:r>
      <w:proofErr w:type="spellStart"/>
      <w:r>
        <w:rPr>
          <w:rFonts w:hint="eastAsia"/>
        </w:rPr>
        <w:t>mongodb</w:t>
      </w:r>
      <w:proofErr w:type="spellEnd"/>
      <w:r>
        <w:rPr>
          <w:rFonts w:hint="eastAsia"/>
        </w:rPr>
        <w:t>。关键算法有：推荐算法，成语接龙算法，藏头诗算法</w:t>
      </w:r>
      <w:r w:rsidR="00960A68">
        <w:rPr>
          <w:rFonts w:hint="eastAsia"/>
        </w:rPr>
        <w:t>，图片上传算法</w:t>
      </w:r>
    </w:p>
    <w:p w14:paraId="6DF6A51D" w14:textId="2F5A2622" w:rsidR="00925B3F" w:rsidRDefault="00925B3F" w:rsidP="00925B3F">
      <w:pPr>
        <w:pStyle w:val="3"/>
        <w:rPr>
          <w:rFonts w:ascii="Calibri" w:hAnsi="Calibri"/>
          <w:sz w:val="28"/>
          <w:szCs w:val="28"/>
        </w:rPr>
      </w:pPr>
      <w:bookmarkStart w:id="109" w:name="_Toc7351"/>
      <w:r>
        <w:rPr>
          <w:rFonts w:ascii="Calibri" w:hAnsi="Calibri" w:hint="eastAsia"/>
          <w:sz w:val="28"/>
          <w:szCs w:val="28"/>
        </w:rPr>
        <w:t xml:space="preserve">5.4.1 </w:t>
      </w:r>
      <w:bookmarkEnd w:id="109"/>
      <w:r w:rsidR="003973E3">
        <w:rPr>
          <w:rFonts w:ascii="Calibri" w:hAnsi="Calibri" w:hint="eastAsia"/>
          <w:sz w:val="28"/>
          <w:szCs w:val="28"/>
        </w:rPr>
        <w:t>关键技术</w:t>
      </w:r>
    </w:p>
    <w:p w14:paraId="7FE675E6" w14:textId="0016C213" w:rsidR="003973E3" w:rsidRPr="003973E3" w:rsidRDefault="003973E3" w:rsidP="003973E3">
      <w:pPr>
        <w:spacing w:line="360" w:lineRule="auto"/>
        <w:rPr>
          <w:rFonts w:ascii="Calibri" w:hAnsi="Calibri"/>
        </w:rPr>
      </w:pPr>
      <w:r>
        <w:rPr>
          <w:rFonts w:ascii="Calibri" w:hAnsi="Calibri" w:hint="eastAsia"/>
        </w:rPr>
        <w:t>（</w:t>
      </w:r>
      <w:r>
        <w:rPr>
          <w:rFonts w:ascii="Calibri" w:hAnsi="Calibri" w:hint="eastAsia"/>
        </w:rPr>
        <w:t>1</w:t>
      </w:r>
      <w:r>
        <w:rPr>
          <w:rFonts w:ascii="Calibri" w:hAnsi="Calibri" w:hint="eastAsia"/>
        </w:rPr>
        <w:t>）</w:t>
      </w:r>
      <w:proofErr w:type="spellStart"/>
      <w:r w:rsidRPr="003973E3">
        <w:rPr>
          <w:rFonts w:ascii="Calibri" w:hAnsi="Calibri" w:hint="eastAsia"/>
        </w:rPr>
        <w:t>vue</w:t>
      </w:r>
      <w:proofErr w:type="spellEnd"/>
    </w:p>
    <w:p w14:paraId="4745F8AF" w14:textId="77777777" w:rsidR="003973E3" w:rsidRPr="003973E3" w:rsidRDefault="003973E3" w:rsidP="00AC24DC">
      <w:pPr>
        <w:spacing w:line="360" w:lineRule="auto"/>
        <w:ind w:firstLineChars="200" w:firstLine="480"/>
        <w:rPr>
          <w:rFonts w:ascii="Calibri" w:hAnsi="Calibri"/>
        </w:rPr>
      </w:pPr>
      <w:r w:rsidRPr="003973E3">
        <w:rPr>
          <w:rFonts w:ascii="Calibri" w:hAnsi="Calibri"/>
        </w:rPr>
        <w:t xml:space="preserve">Vue </w:t>
      </w:r>
      <w:r w:rsidRPr="003973E3">
        <w:rPr>
          <w:rFonts w:ascii="Calibri" w:hAnsi="Calibri"/>
        </w:rPr>
        <w:t>是一套用于构建用户界面的渐进式框架。与其它大型框架不同的是，</w:t>
      </w:r>
      <w:r w:rsidRPr="003973E3">
        <w:rPr>
          <w:rFonts w:ascii="Calibri" w:hAnsi="Calibri"/>
        </w:rPr>
        <w:t xml:space="preserve">Vue </w:t>
      </w:r>
      <w:r w:rsidRPr="003973E3">
        <w:rPr>
          <w:rFonts w:ascii="Calibri" w:hAnsi="Calibri"/>
        </w:rPr>
        <w:t>被设计为可以自底向上逐层应用。</w:t>
      </w:r>
      <w:r w:rsidRPr="003973E3">
        <w:rPr>
          <w:rFonts w:ascii="Calibri" w:hAnsi="Calibri"/>
        </w:rPr>
        <w:t xml:space="preserve">Vue </w:t>
      </w:r>
      <w:r w:rsidRPr="003973E3">
        <w:rPr>
          <w:rFonts w:ascii="Calibri" w:hAnsi="Calibri"/>
        </w:rPr>
        <w:t>的核心库只关注视图层，不仅易于上手，还便于与第三方库或既有项目整合。但</w:t>
      </w:r>
      <w:r w:rsidRPr="003973E3">
        <w:rPr>
          <w:rFonts w:ascii="Calibri" w:hAnsi="Calibri"/>
        </w:rPr>
        <w:t xml:space="preserve"> Vue </w:t>
      </w:r>
      <w:r w:rsidRPr="003973E3">
        <w:rPr>
          <w:rFonts w:ascii="Calibri" w:hAnsi="Calibri"/>
        </w:rPr>
        <w:t>并不只是一个简单的视图库，通过与一系列周边工具的配合，它也可以轻易地构建大型应用。</w:t>
      </w:r>
      <w:r w:rsidRPr="003973E3">
        <w:rPr>
          <w:rFonts w:ascii="Calibri" w:hAnsi="Calibri" w:hint="eastAsia"/>
        </w:rPr>
        <w:t>本系统采用的是</w:t>
      </w:r>
      <w:r w:rsidRPr="003973E3">
        <w:rPr>
          <w:rFonts w:ascii="Calibri" w:hAnsi="Calibri" w:hint="eastAsia"/>
        </w:rPr>
        <w:t>vue</w:t>
      </w:r>
      <w:r w:rsidRPr="003973E3">
        <w:rPr>
          <w:rFonts w:ascii="Calibri" w:hAnsi="Calibri"/>
        </w:rPr>
        <w:t>2</w:t>
      </w:r>
    </w:p>
    <w:p w14:paraId="62621C6D" w14:textId="637671E8" w:rsidR="003973E3" w:rsidRPr="003973E3" w:rsidRDefault="003973E3" w:rsidP="003973E3">
      <w:pPr>
        <w:spacing w:line="360" w:lineRule="auto"/>
        <w:rPr>
          <w:rFonts w:ascii="Calibri" w:hAnsi="Calibri"/>
        </w:rPr>
      </w:pPr>
      <w:r>
        <w:rPr>
          <w:rFonts w:ascii="Calibri" w:hAnsi="Calibri" w:hint="eastAsia"/>
        </w:rPr>
        <w:t>（</w:t>
      </w:r>
      <w:r>
        <w:rPr>
          <w:rFonts w:ascii="Calibri" w:hAnsi="Calibri" w:hint="eastAsia"/>
        </w:rPr>
        <w:t>2</w:t>
      </w:r>
      <w:r>
        <w:rPr>
          <w:rFonts w:ascii="Calibri" w:hAnsi="Calibri" w:hint="eastAsia"/>
        </w:rPr>
        <w:t>）</w:t>
      </w:r>
      <w:r w:rsidRPr="003973E3">
        <w:rPr>
          <w:rFonts w:ascii="Calibri" w:hAnsi="Calibri"/>
        </w:rPr>
        <w:t>N</w:t>
      </w:r>
      <w:r w:rsidRPr="003973E3">
        <w:rPr>
          <w:rFonts w:ascii="Calibri" w:hAnsi="Calibri" w:hint="eastAsia"/>
        </w:rPr>
        <w:t>ode</w:t>
      </w:r>
    </w:p>
    <w:p w14:paraId="68E96D0B" w14:textId="77777777" w:rsidR="003973E3" w:rsidRPr="003973E3" w:rsidRDefault="003973E3" w:rsidP="003973E3">
      <w:pPr>
        <w:shd w:val="clear" w:color="auto" w:fill="FFFFFF"/>
        <w:spacing w:line="360" w:lineRule="auto"/>
        <w:ind w:firstLine="420"/>
        <w:rPr>
          <w:rFonts w:ascii="Calibri" w:hAnsi="Calibri"/>
        </w:rPr>
      </w:pPr>
      <w:r w:rsidRPr="003973E3">
        <w:rPr>
          <w:rFonts w:ascii="Calibri" w:hAnsi="Calibri"/>
        </w:rPr>
        <w:t>Node.js</w:t>
      </w:r>
      <w:r w:rsidRPr="003973E3">
        <w:rPr>
          <w:rFonts w:ascii="Calibri" w:hAnsi="Calibri"/>
        </w:rPr>
        <w:t>发布于</w:t>
      </w:r>
      <w:r w:rsidRPr="003973E3">
        <w:rPr>
          <w:rFonts w:ascii="Calibri" w:hAnsi="Calibri"/>
        </w:rPr>
        <w:t>2009</w:t>
      </w:r>
      <w:r w:rsidRPr="003973E3">
        <w:rPr>
          <w:rFonts w:ascii="Calibri" w:hAnsi="Calibri"/>
        </w:rPr>
        <w:t>年</w:t>
      </w:r>
      <w:r w:rsidRPr="003973E3">
        <w:rPr>
          <w:rFonts w:ascii="Calibri" w:hAnsi="Calibri"/>
        </w:rPr>
        <w:t>5</w:t>
      </w:r>
      <w:r w:rsidRPr="003973E3">
        <w:rPr>
          <w:rFonts w:ascii="Calibri" w:hAnsi="Calibri"/>
        </w:rPr>
        <w:t>月，由</w:t>
      </w:r>
      <w:r w:rsidRPr="003973E3">
        <w:rPr>
          <w:rFonts w:ascii="Calibri" w:hAnsi="Calibri"/>
        </w:rPr>
        <w:t>Ryan Dahl</w:t>
      </w:r>
      <w:r w:rsidRPr="003973E3">
        <w:rPr>
          <w:rFonts w:ascii="Calibri" w:hAnsi="Calibri"/>
        </w:rPr>
        <w:t>开发，是一个基于</w:t>
      </w:r>
      <w:r w:rsidRPr="003973E3">
        <w:rPr>
          <w:rFonts w:ascii="Calibri" w:hAnsi="Calibri"/>
        </w:rPr>
        <w:t>Chrome V8</w:t>
      </w:r>
      <w:r w:rsidRPr="003973E3">
        <w:rPr>
          <w:rFonts w:ascii="Calibri" w:hAnsi="Calibri"/>
        </w:rPr>
        <w:t>引擎的</w:t>
      </w:r>
      <w:r w:rsidRPr="003973E3">
        <w:rPr>
          <w:rFonts w:ascii="Calibri" w:hAnsi="Calibri"/>
        </w:rPr>
        <w:fldChar w:fldCharType="begin"/>
      </w:r>
      <w:r w:rsidRPr="003973E3">
        <w:rPr>
          <w:rFonts w:ascii="Calibri" w:hAnsi="Calibri"/>
        </w:rPr>
        <w:instrText xml:space="preserve"> HYPERLINK "https://baike.baidu.com/item/JavaScript/321142" \t "_blank" </w:instrText>
      </w:r>
      <w:r w:rsidRPr="003973E3">
        <w:rPr>
          <w:rFonts w:ascii="Calibri" w:hAnsi="Calibri"/>
        </w:rPr>
        <w:fldChar w:fldCharType="separate"/>
      </w:r>
      <w:r w:rsidRPr="003973E3">
        <w:rPr>
          <w:rFonts w:ascii="Calibri" w:hAnsi="Calibri"/>
        </w:rPr>
        <w:t>JavaScript</w:t>
      </w:r>
      <w:r w:rsidRPr="003973E3">
        <w:rPr>
          <w:rFonts w:ascii="Calibri" w:hAnsi="Calibri"/>
        </w:rPr>
        <w:fldChar w:fldCharType="end"/>
      </w:r>
      <w:r w:rsidRPr="003973E3">
        <w:rPr>
          <w:rFonts w:ascii="Calibri" w:hAnsi="Calibri"/>
        </w:rPr>
        <w:t>运行环境，使用了一个</w:t>
      </w:r>
      <w:r w:rsidRPr="003973E3">
        <w:rPr>
          <w:rFonts w:ascii="Calibri" w:hAnsi="Calibri"/>
        </w:rPr>
        <w:fldChar w:fldCharType="begin"/>
      </w:r>
      <w:r w:rsidRPr="003973E3">
        <w:rPr>
          <w:rFonts w:ascii="Calibri" w:hAnsi="Calibri"/>
        </w:rPr>
        <w:instrText xml:space="preserve"> HYPERLINK "https://baike.baidu.com/item/%E4%BA%8B%E4%BB%B6%E9%A9%B1%E5%8A%A8/9597519" \t "_blank" </w:instrText>
      </w:r>
      <w:r w:rsidRPr="003973E3">
        <w:rPr>
          <w:rFonts w:ascii="Calibri" w:hAnsi="Calibri"/>
        </w:rPr>
        <w:fldChar w:fldCharType="separate"/>
      </w:r>
      <w:r w:rsidRPr="003973E3">
        <w:rPr>
          <w:rFonts w:ascii="Calibri" w:hAnsi="Calibri"/>
        </w:rPr>
        <w:t>事件驱动</w:t>
      </w:r>
      <w:r w:rsidRPr="003973E3">
        <w:rPr>
          <w:rFonts w:ascii="Calibri" w:hAnsi="Calibri"/>
        </w:rPr>
        <w:fldChar w:fldCharType="end"/>
      </w:r>
      <w:r w:rsidRPr="003973E3">
        <w:rPr>
          <w:rFonts w:ascii="Calibri" w:hAnsi="Calibri"/>
        </w:rPr>
        <w:t>、非阻塞式</w:t>
      </w:r>
      <w:r w:rsidRPr="003973E3">
        <w:rPr>
          <w:rFonts w:ascii="Calibri" w:hAnsi="Calibri"/>
        </w:rPr>
        <w:t>I/O</w:t>
      </w:r>
      <w:r w:rsidRPr="003973E3">
        <w:rPr>
          <w:rFonts w:ascii="Calibri" w:hAnsi="Calibri"/>
        </w:rPr>
        <w:t>模型，</w:t>
      </w:r>
      <w:r w:rsidRPr="003973E3">
        <w:rPr>
          <w:rFonts w:ascii="Calibri" w:hAnsi="Calibri"/>
        </w:rPr>
        <w:t>  </w:t>
      </w:r>
      <w:r w:rsidRPr="003973E3">
        <w:rPr>
          <w:rFonts w:ascii="Calibri" w:hAnsi="Calibri"/>
        </w:rPr>
        <w:t>让</w:t>
      </w:r>
      <w:r w:rsidRPr="003973E3">
        <w:rPr>
          <w:rFonts w:ascii="Calibri" w:hAnsi="Calibri"/>
        </w:rPr>
        <w:t xml:space="preserve">JavaScript </w:t>
      </w:r>
      <w:r w:rsidRPr="003973E3">
        <w:rPr>
          <w:rFonts w:ascii="Calibri" w:hAnsi="Calibri"/>
        </w:rPr>
        <w:t>运行在</w:t>
      </w:r>
      <w:r w:rsidRPr="003973E3">
        <w:rPr>
          <w:rFonts w:ascii="Calibri" w:hAnsi="Calibri"/>
        </w:rPr>
        <w:fldChar w:fldCharType="begin"/>
      </w:r>
      <w:r w:rsidRPr="003973E3">
        <w:rPr>
          <w:rFonts w:ascii="Calibri" w:hAnsi="Calibri"/>
        </w:rPr>
        <w:instrText xml:space="preserve"> HYPERLINK "https://baike.baidu.com/item/%E6%9C%8D%E5%8A%A1%E7%AB%AF/6492316" \t "_blank" </w:instrText>
      </w:r>
      <w:r w:rsidRPr="003973E3">
        <w:rPr>
          <w:rFonts w:ascii="Calibri" w:hAnsi="Calibri"/>
        </w:rPr>
        <w:fldChar w:fldCharType="separate"/>
      </w:r>
      <w:r w:rsidRPr="003973E3">
        <w:rPr>
          <w:rFonts w:ascii="Calibri" w:hAnsi="Calibri"/>
        </w:rPr>
        <w:t>服务端</w:t>
      </w:r>
      <w:r w:rsidRPr="003973E3">
        <w:rPr>
          <w:rFonts w:ascii="Calibri" w:hAnsi="Calibri"/>
        </w:rPr>
        <w:fldChar w:fldCharType="end"/>
      </w:r>
      <w:r w:rsidRPr="003973E3">
        <w:rPr>
          <w:rFonts w:ascii="Calibri" w:hAnsi="Calibri"/>
        </w:rPr>
        <w:t>的开发平台，它让</w:t>
      </w:r>
      <w:r w:rsidRPr="003973E3">
        <w:rPr>
          <w:rFonts w:ascii="Calibri" w:hAnsi="Calibri"/>
        </w:rPr>
        <w:t>JavaScript</w:t>
      </w:r>
      <w:r w:rsidRPr="003973E3">
        <w:rPr>
          <w:rFonts w:ascii="Calibri" w:hAnsi="Calibri"/>
        </w:rPr>
        <w:t>成为与</w:t>
      </w:r>
      <w:r w:rsidRPr="003973E3">
        <w:rPr>
          <w:rFonts w:ascii="Calibri" w:hAnsi="Calibri"/>
        </w:rPr>
        <w:fldChar w:fldCharType="begin"/>
      </w:r>
      <w:r w:rsidRPr="003973E3">
        <w:rPr>
          <w:rFonts w:ascii="Calibri" w:hAnsi="Calibri"/>
        </w:rPr>
        <w:instrText xml:space="preserve"> HYPERLINK "https://baike.baidu.com/item/PHP/9337" \t "_blank" </w:instrText>
      </w:r>
      <w:r w:rsidRPr="003973E3">
        <w:rPr>
          <w:rFonts w:ascii="Calibri" w:hAnsi="Calibri"/>
        </w:rPr>
        <w:fldChar w:fldCharType="separate"/>
      </w:r>
      <w:r w:rsidRPr="003973E3">
        <w:rPr>
          <w:rFonts w:ascii="Calibri" w:hAnsi="Calibri"/>
        </w:rPr>
        <w:t>PHP</w:t>
      </w:r>
      <w:r w:rsidRPr="003973E3">
        <w:rPr>
          <w:rFonts w:ascii="Calibri" w:hAnsi="Calibri"/>
        </w:rPr>
        <w:fldChar w:fldCharType="end"/>
      </w:r>
      <w:r w:rsidRPr="003973E3">
        <w:rPr>
          <w:rFonts w:ascii="Calibri" w:hAnsi="Calibri"/>
        </w:rPr>
        <w:t>、</w:t>
      </w:r>
      <w:r w:rsidRPr="003973E3">
        <w:rPr>
          <w:rFonts w:ascii="Calibri" w:hAnsi="Calibri"/>
        </w:rPr>
        <w:fldChar w:fldCharType="begin"/>
      </w:r>
      <w:r w:rsidRPr="003973E3">
        <w:rPr>
          <w:rFonts w:ascii="Calibri" w:hAnsi="Calibri"/>
        </w:rPr>
        <w:instrText xml:space="preserve"> HYPERLINK "https://baike.baidu.com/item/Python/407313" \t "_blank" </w:instrText>
      </w:r>
      <w:r w:rsidRPr="003973E3">
        <w:rPr>
          <w:rFonts w:ascii="Calibri" w:hAnsi="Calibri"/>
        </w:rPr>
        <w:fldChar w:fldCharType="separate"/>
      </w:r>
      <w:r w:rsidRPr="003973E3">
        <w:rPr>
          <w:rFonts w:ascii="Calibri" w:hAnsi="Calibri"/>
        </w:rPr>
        <w:t>Python</w:t>
      </w:r>
      <w:r w:rsidRPr="003973E3">
        <w:rPr>
          <w:rFonts w:ascii="Calibri" w:hAnsi="Calibri"/>
        </w:rPr>
        <w:fldChar w:fldCharType="end"/>
      </w:r>
      <w:r w:rsidRPr="003973E3">
        <w:rPr>
          <w:rFonts w:ascii="Calibri" w:hAnsi="Calibri"/>
        </w:rPr>
        <w:t>、</w:t>
      </w:r>
      <w:r w:rsidRPr="003973E3">
        <w:rPr>
          <w:rFonts w:ascii="Calibri" w:hAnsi="Calibri"/>
        </w:rPr>
        <w:fldChar w:fldCharType="begin"/>
      </w:r>
      <w:r w:rsidRPr="003973E3">
        <w:rPr>
          <w:rFonts w:ascii="Calibri" w:hAnsi="Calibri"/>
        </w:rPr>
        <w:instrText xml:space="preserve"> HYPERLINK "https://baike.baidu.com/item/Perl/851577" \t "_blank" </w:instrText>
      </w:r>
      <w:r w:rsidRPr="003973E3">
        <w:rPr>
          <w:rFonts w:ascii="Calibri" w:hAnsi="Calibri"/>
        </w:rPr>
        <w:fldChar w:fldCharType="separate"/>
      </w:r>
      <w:r w:rsidRPr="003973E3">
        <w:rPr>
          <w:rFonts w:ascii="Calibri" w:hAnsi="Calibri"/>
        </w:rPr>
        <w:t>Perl</w:t>
      </w:r>
      <w:r w:rsidRPr="003973E3">
        <w:rPr>
          <w:rFonts w:ascii="Calibri" w:hAnsi="Calibri"/>
        </w:rPr>
        <w:fldChar w:fldCharType="end"/>
      </w:r>
      <w:r w:rsidRPr="003973E3">
        <w:rPr>
          <w:rFonts w:ascii="Calibri" w:hAnsi="Calibri"/>
        </w:rPr>
        <w:t>、</w:t>
      </w:r>
      <w:r w:rsidRPr="003973E3">
        <w:rPr>
          <w:rFonts w:ascii="Calibri" w:hAnsi="Calibri"/>
        </w:rPr>
        <w:fldChar w:fldCharType="begin"/>
      </w:r>
      <w:r w:rsidRPr="003973E3">
        <w:rPr>
          <w:rFonts w:ascii="Calibri" w:hAnsi="Calibri"/>
        </w:rPr>
        <w:instrText xml:space="preserve"> HYPERLINK "https://baike.baidu.com/item/Ruby/11419" \t "_blank" </w:instrText>
      </w:r>
      <w:r w:rsidRPr="003973E3">
        <w:rPr>
          <w:rFonts w:ascii="Calibri" w:hAnsi="Calibri"/>
        </w:rPr>
        <w:fldChar w:fldCharType="separate"/>
      </w:r>
      <w:r w:rsidRPr="003973E3">
        <w:rPr>
          <w:rFonts w:ascii="Calibri" w:hAnsi="Calibri"/>
        </w:rPr>
        <w:t>Ruby</w:t>
      </w:r>
      <w:r w:rsidRPr="003973E3">
        <w:rPr>
          <w:rFonts w:ascii="Calibri" w:hAnsi="Calibri"/>
        </w:rPr>
        <w:fldChar w:fldCharType="end"/>
      </w:r>
      <w:r w:rsidRPr="003973E3">
        <w:rPr>
          <w:rFonts w:ascii="Calibri" w:hAnsi="Calibri"/>
        </w:rPr>
        <w:t>等服务端语言平起平坐的</w:t>
      </w:r>
      <w:r w:rsidRPr="003973E3">
        <w:rPr>
          <w:rFonts w:ascii="Calibri" w:hAnsi="Calibri"/>
        </w:rPr>
        <w:fldChar w:fldCharType="begin"/>
      </w:r>
      <w:r w:rsidRPr="003973E3">
        <w:rPr>
          <w:rFonts w:ascii="Calibri" w:hAnsi="Calibri"/>
        </w:rPr>
        <w:instrText xml:space="preserve"> HYPERLINK "https://baike.baidu.com/item/%E8%84%9A%E6%9C%AC%E8%AF%AD%E8%A8%80/1379708" \t "_blank" </w:instrText>
      </w:r>
      <w:r w:rsidRPr="003973E3">
        <w:rPr>
          <w:rFonts w:ascii="Calibri" w:hAnsi="Calibri"/>
        </w:rPr>
        <w:fldChar w:fldCharType="separate"/>
      </w:r>
      <w:r w:rsidRPr="003973E3">
        <w:rPr>
          <w:rFonts w:ascii="Calibri" w:hAnsi="Calibri"/>
        </w:rPr>
        <w:t>脚本语言</w:t>
      </w:r>
      <w:r w:rsidRPr="003973E3">
        <w:rPr>
          <w:rFonts w:ascii="Calibri" w:hAnsi="Calibri"/>
        </w:rPr>
        <w:fldChar w:fldCharType="end"/>
      </w:r>
      <w:r w:rsidRPr="003973E3">
        <w:rPr>
          <w:rFonts w:ascii="Calibri" w:hAnsi="Calibri"/>
        </w:rPr>
        <w:t>。</w:t>
      </w:r>
      <w:r w:rsidRPr="003973E3">
        <w:rPr>
          <w:rFonts w:ascii="Calibri" w:hAnsi="Calibri"/>
        </w:rPr>
        <w:t> Node.js</w:t>
      </w:r>
      <w:r w:rsidRPr="003973E3">
        <w:rPr>
          <w:rFonts w:ascii="Calibri" w:hAnsi="Calibri"/>
        </w:rPr>
        <w:t>对一些特殊用例进行优化，提供替代的</w:t>
      </w:r>
      <w:r w:rsidRPr="003973E3">
        <w:rPr>
          <w:rFonts w:ascii="Calibri" w:hAnsi="Calibri"/>
        </w:rPr>
        <w:fldChar w:fldCharType="begin"/>
      </w:r>
      <w:r w:rsidRPr="003973E3">
        <w:rPr>
          <w:rFonts w:ascii="Calibri" w:hAnsi="Calibri"/>
        </w:rPr>
        <w:instrText xml:space="preserve"> HYPERLINK "https://baike.baidu.com/item/API/10154" \t "_blank" </w:instrText>
      </w:r>
      <w:r w:rsidRPr="003973E3">
        <w:rPr>
          <w:rFonts w:ascii="Calibri" w:hAnsi="Calibri"/>
        </w:rPr>
        <w:fldChar w:fldCharType="separate"/>
      </w:r>
      <w:r w:rsidRPr="003973E3">
        <w:rPr>
          <w:rFonts w:ascii="Calibri" w:hAnsi="Calibri"/>
        </w:rPr>
        <w:t>API</w:t>
      </w:r>
      <w:r w:rsidRPr="003973E3">
        <w:rPr>
          <w:rFonts w:ascii="Calibri" w:hAnsi="Calibri"/>
        </w:rPr>
        <w:fldChar w:fldCharType="end"/>
      </w:r>
      <w:r w:rsidRPr="003973E3">
        <w:rPr>
          <w:rFonts w:ascii="Calibri" w:hAnsi="Calibri"/>
        </w:rPr>
        <w:t>，使得</w:t>
      </w:r>
      <w:r w:rsidRPr="003973E3">
        <w:rPr>
          <w:rFonts w:ascii="Calibri" w:hAnsi="Calibri"/>
        </w:rPr>
        <w:t>V8</w:t>
      </w:r>
      <w:r w:rsidRPr="003973E3">
        <w:rPr>
          <w:rFonts w:ascii="Calibri" w:hAnsi="Calibri"/>
        </w:rPr>
        <w:t>在非浏览器环境下运行得更好，</w:t>
      </w:r>
      <w:r w:rsidRPr="003973E3">
        <w:rPr>
          <w:rFonts w:ascii="Calibri" w:hAnsi="Calibri"/>
        </w:rPr>
        <w:t>V8</w:t>
      </w:r>
      <w:r w:rsidRPr="003973E3">
        <w:rPr>
          <w:rFonts w:ascii="Calibri" w:hAnsi="Calibri"/>
        </w:rPr>
        <w:t>引擎执行</w:t>
      </w:r>
      <w:proofErr w:type="spellStart"/>
      <w:r w:rsidRPr="003973E3">
        <w:rPr>
          <w:rFonts w:ascii="Calibri" w:hAnsi="Calibri"/>
        </w:rPr>
        <w:t>Javascript</w:t>
      </w:r>
      <w:proofErr w:type="spellEnd"/>
      <w:r w:rsidRPr="003973E3">
        <w:rPr>
          <w:rFonts w:ascii="Calibri" w:hAnsi="Calibri"/>
        </w:rPr>
        <w:t>的速度非常快，性能非常好，基于</w:t>
      </w:r>
      <w:r w:rsidRPr="003973E3">
        <w:rPr>
          <w:rFonts w:ascii="Calibri" w:hAnsi="Calibri"/>
        </w:rPr>
        <w:t>Chrome JavaScript</w:t>
      </w:r>
      <w:r w:rsidRPr="003973E3">
        <w:rPr>
          <w:rFonts w:ascii="Calibri" w:hAnsi="Calibri"/>
        </w:rPr>
        <w:t>运行时建立的平台，</w:t>
      </w:r>
      <w:r w:rsidRPr="003973E3">
        <w:rPr>
          <w:rFonts w:ascii="Calibri" w:hAnsi="Calibri"/>
        </w:rPr>
        <w:t xml:space="preserve"> </w:t>
      </w:r>
      <w:r w:rsidRPr="003973E3">
        <w:rPr>
          <w:rFonts w:ascii="Calibri" w:hAnsi="Calibri"/>
        </w:rPr>
        <w:t>用于方便地搭建响应速度快、易于扩展的</w:t>
      </w:r>
      <w:r w:rsidRPr="003973E3">
        <w:rPr>
          <w:rFonts w:ascii="Calibri" w:hAnsi="Calibri"/>
        </w:rPr>
        <w:fldChar w:fldCharType="begin"/>
      </w:r>
      <w:r w:rsidRPr="003973E3">
        <w:rPr>
          <w:rFonts w:ascii="Calibri" w:hAnsi="Calibri"/>
        </w:rPr>
        <w:instrText xml:space="preserve"> HYPERLINK "https://baike.baidu.com/item/%E7%BD%91%E7%BB%9C%E5%BA%94%E7%94%A8/2196523" \t "_blank" </w:instrText>
      </w:r>
      <w:r w:rsidRPr="003973E3">
        <w:rPr>
          <w:rFonts w:ascii="Calibri" w:hAnsi="Calibri"/>
        </w:rPr>
        <w:fldChar w:fldCharType="separate"/>
      </w:r>
      <w:r w:rsidRPr="003973E3">
        <w:rPr>
          <w:rFonts w:ascii="Calibri" w:hAnsi="Calibri"/>
        </w:rPr>
        <w:t>网络应用</w:t>
      </w:r>
      <w:r w:rsidRPr="003973E3">
        <w:rPr>
          <w:rFonts w:ascii="Calibri" w:hAnsi="Calibri"/>
        </w:rPr>
        <w:fldChar w:fldCharType="end"/>
      </w:r>
      <w:r w:rsidRPr="003973E3">
        <w:rPr>
          <w:rFonts w:ascii="Calibri" w:hAnsi="Calibri" w:hint="eastAsia"/>
        </w:rPr>
        <w:t>。本系统采用</w:t>
      </w:r>
      <w:proofErr w:type="spellStart"/>
      <w:r w:rsidRPr="003973E3">
        <w:rPr>
          <w:rFonts w:ascii="Calibri" w:hAnsi="Calibri" w:hint="eastAsia"/>
        </w:rPr>
        <w:t>node</w:t>
      </w:r>
      <w:r w:rsidRPr="003973E3">
        <w:rPr>
          <w:rFonts w:ascii="Calibri" w:hAnsi="Calibri"/>
        </w:rPr>
        <w:t>+</w:t>
      </w:r>
      <w:r w:rsidRPr="003973E3">
        <w:rPr>
          <w:rFonts w:ascii="Calibri" w:hAnsi="Calibri" w:hint="eastAsia"/>
        </w:rPr>
        <w:t>express</w:t>
      </w:r>
      <w:proofErr w:type="spellEnd"/>
      <w:r w:rsidRPr="003973E3">
        <w:rPr>
          <w:rFonts w:ascii="Calibri" w:hAnsi="Calibri" w:hint="eastAsia"/>
        </w:rPr>
        <w:t>搭建后端接口</w:t>
      </w:r>
    </w:p>
    <w:p w14:paraId="5E092AF7" w14:textId="51755E35" w:rsidR="003973E3" w:rsidRPr="003973E3" w:rsidRDefault="003973E3" w:rsidP="003973E3">
      <w:pPr>
        <w:shd w:val="clear" w:color="auto" w:fill="FFFFFF"/>
        <w:spacing w:line="360" w:lineRule="auto"/>
        <w:rPr>
          <w:rFonts w:ascii="Calibri" w:hAnsi="Calibri"/>
        </w:rPr>
      </w:pPr>
      <w:r>
        <w:rPr>
          <w:rFonts w:ascii="Calibri" w:hAnsi="Calibri" w:hint="eastAsia"/>
        </w:rPr>
        <w:t>（</w:t>
      </w:r>
      <w:r>
        <w:rPr>
          <w:rFonts w:ascii="Calibri" w:hAnsi="Calibri" w:hint="eastAsia"/>
        </w:rPr>
        <w:t>3</w:t>
      </w:r>
      <w:r>
        <w:rPr>
          <w:rFonts w:ascii="Calibri" w:hAnsi="Calibri" w:hint="eastAsia"/>
        </w:rPr>
        <w:t>）</w:t>
      </w:r>
      <w:proofErr w:type="spellStart"/>
      <w:r w:rsidRPr="003973E3">
        <w:rPr>
          <w:rFonts w:ascii="Calibri" w:hAnsi="Calibri" w:hint="eastAsia"/>
        </w:rPr>
        <w:t>mongodb</w:t>
      </w:r>
      <w:proofErr w:type="spellEnd"/>
    </w:p>
    <w:p w14:paraId="3075A90A" w14:textId="40CA6BE1" w:rsidR="003973E3" w:rsidRPr="003973E3" w:rsidRDefault="003973E3" w:rsidP="00AC24DC">
      <w:pPr>
        <w:spacing w:line="360" w:lineRule="auto"/>
        <w:ind w:firstLineChars="200" w:firstLine="480"/>
        <w:rPr>
          <w:rFonts w:ascii="Calibri" w:hAnsi="Calibri" w:hint="eastAsia"/>
        </w:rPr>
      </w:pPr>
      <w:r w:rsidRPr="003973E3">
        <w:rPr>
          <w:rFonts w:ascii="Calibri" w:hAnsi="Calibri"/>
        </w:rPr>
        <w:t>MongoDB</w:t>
      </w:r>
      <w:r w:rsidRPr="003973E3">
        <w:rPr>
          <w:rFonts w:ascii="Calibri" w:hAnsi="Calibri"/>
        </w:rPr>
        <w:t>是一个基于分布式文件存储</w:t>
      </w:r>
      <w:r w:rsidRPr="003973E3">
        <w:rPr>
          <w:rFonts w:ascii="Calibri" w:hAnsi="Calibri"/>
        </w:rPr>
        <w:t> </w:t>
      </w:r>
      <w:r w:rsidRPr="003973E3">
        <w:rPr>
          <w:rFonts w:ascii="Calibri" w:hAnsi="Calibri"/>
        </w:rPr>
        <w:t>的数据库。由</w:t>
      </w:r>
      <w:r w:rsidRPr="003973E3">
        <w:rPr>
          <w:rFonts w:ascii="Calibri" w:hAnsi="Calibri"/>
        </w:rPr>
        <w:fldChar w:fldCharType="begin"/>
      </w:r>
      <w:r w:rsidRPr="003973E3">
        <w:rPr>
          <w:rFonts w:ascii="Calibri" w:hAnsi="Calibri"/>
        </w:rPr>
        <w:instrText xml:space="preserve"> HYPERLINK "https://baike.baidu.com/item/C%2B%2B" \t "_blank" </w:instrText>
      </w:r>
      <w:r w:rsidRPr="003973E3">
        <w:rPr>
          <w:rFonts w:ascii="Calibri" w:hAnsi="Calibri"/>
        </w:rPr>
        <w:fldChar w:fldCharType="separate"/>
      </w:r>
      <w:r w:rsidRPr="003973E3">
        <w:rPr>
          <w:rFonts w:ascii="Calibri" w:hAnsi="Calibri"/>
        </w:rPr>
        <w:t>C++</w:t>
      </w:r>
      <w:r w:rsidRPr="003973E3">
        <w:rPr>
          <w:rFonts w:ascii="Calibri" w:hAnsi="Calibri"/>
        </w:rPr>
        <w:fldChar w:fldCharType="end"/>
      </w:r>
      <w:r w:rsidRPr="003973E3">
        <w:rPr>
          <w:rFonts w:ascii="Calibri" w:hAnsi="Calibri"/>
        </w:rPr>
        <w:t>语言编写。旨在为</w:t>
      </w:r>
      <w:r w:rsidRPr="003973E3">
        <w:rPr>
          <w:rFonts w:ascii="Calibri" w:hAnsi="Calibri"/>
        </w:rPr>
        <w:t>WEB</w:t>
      </w:r>
      <w:r w:rsidRPr="003973E3">
        <w:rPr>
          <w:rFonts w:ascii="Calibri" w:hAnsi="Calibri"/>
        </w:rPr>
        <w:t>应用提供可扩展的高性能数据存储解决方案。</w:t>
      </w:r>
      <w:r w:rsidRPr="003973E3">
        <w:rPr>
          <w:rFonts w:ascii="Calibri" w:hAnsi="Calibri"/>
        </w:rPr>
        <w:t>MongoDB</w:t>
      </w:r>
      <w:r w:rsidRPr="003973E3">
        <w:rPr>
          <w:rFonts w:ascii="Calibri" w:hAnsi="Calibri"/>
        </w:rPr>
        <w:t>是一个介于</w:t>
      </w:r>
      <w:r w:rsidRPr="003973E3">
        <w:rPr>
          <w:rFonts w:ascii="Calibri" w:hAnsi="Calibri"/>
        </w:rPr>
        <w:fldChar w:fldCharType="begin"/>
      </w:r>
      <w:r w:rsidRPr="003973E3">
        <w:rPr>
          <w:rFonts w:ascii="Calibri" w:hAnsi="Calibri"/>
        </w:rPr>
        <w:instrText xml:space="preserve"> HYPERLINK "https://baike.baidu.com/item/%E5%85%B3%E7%B3%BB%E6%95%B0%E6%8D%AE%E5%BA%93" \t "_blank" </w:instrText>
      </w:r>
      <w:r w:rsidRPr="003973E3">
        <w:rPr>
          <w:rFonts w:ascii="Calibri" w:hAnsi="Calibri"/>
        </w:rPr>
        <w:fldChar w:fldCharType="separate"/>
      </w:r>
      <w:r w:rsidRPr="003973E3">
        <w:rPr>
          <w:rFonts w:ascii="Calibri" w:hAnsi="Calibri"/>
        </w:rPr>
        <w:t>关系数据库</w:t>
      </w:r>
      <w:r w:rsidRPr="003973E3">
        <w:rPr>
          <w:rFonts w:ascii="Calibri" w:hAnsi="Calibri"/>
        </w:rPr>
        <w:fldChar w:fldCharType="end"/>
      </w:r>
      <w:r w:rsidRPr="003973E3">
        <w:rPr>
          <w:rFonts w:ascii="Calibri" w:hAnsi="Calibri"/>
        </w:rPr>
        <w:t>和非关系数据库之间的产品，是非关系数据库当中功能最丰富，最像关系数据库的。它支持的数据结构非常松散，是类似</w:t>
      </w:r>
      <w:r w:rsidRPr="003973E3">
        <w:rPr>
          <w:rFonts w:ascii="Calibri" w:hAnsi="Calibri"/>
        </w:rPr>
        <w:fldChar w:fldCharType="begin"/>
      </w:r>
      <w:r w:rsidRPr="003973E3">
        <w:rPr>
          <w:rFonts w:ascii="Calibri" w:hAnsi="Calibri"/>
        </w:rPr>
        <w:instrText xml:space="preserve"> HYPERLINK "https://baike.baidu.com/item/json" \t "_blank" </w:instrText>
      </w:r>
      <w:r w:rsidRPr="003973E3">
        <w:rPr>
          <w:rFonts w:ascii="Calibri" w:hAnsi="Calibri"/>
        </w:rPr>
        <w:fldChar w:fldCharType="separate"/>
      </w:r>
      <w:r w:rsidRPr="003973E3">
        <w:rPr>
          <w:rFonts w:ascii="Calibri" w:hAnsi="Calibri"/>
        </w:rPr>
        <w:t>json</w:t>
      </w:r>
      <w:r w:rsidRPr="003973E3">
        <w:rPr>
          <w:rFonts w:ascii="Calibri" w:hAnsi="Calibri"/>
        </w:rPr>
        <w:fldChar w:fldCharType="end"/>
      </w:r>
      <w:r w:rsidRPr="003973E3">
        <w:rPr>
          <w:rFonts w:ascii="Calibri" w:hAnsi="Calibri"/>
        </w:rPr>
        <w:t>的</w:t>
      </w:r>
      <w:r w:rsidRPr="003973E3">
        <w:rPr>
          <w:rFonts w:ascii="Calibri" w:hAnsi="Calibri"/>
        </w:rPr>
        <w:fldChar w:fldCharType="begin"/>
      </w:r>
      <w:r w:rsidRPr="003973E3">
        <w:rPr>
          <w:rFonts w:ascii="Calibri" w:hAnsi="Calibri"/>
        </w:rPr>
        <w:instrText xml:space="preserve"> HYPERLINK "https://baike.baidu.com/item/bson" \t "_blank" </w:instrText>
      </w:r>
      <w:r w:rsidRPr="003973E3">
        <w:rPr>
          <w:rFonts w:ascii="Calibri" w:hAnsi="Calibri"/>
        </w:rPr>
        <w:fldChar w:fldCharType="separate"/>
      </w:r>
      <w:r w:rsidRPr="003973E3">
        <w:rPr>
          <w:rFonts w:ascii="Calibri" w:hAnsi="Calibri"/>
        </w:rPr>
        <w:t>bson</w:t>
      </w:r>
      <w:r w:rsidRPr="003973E3">
        <w:rPr>
          <w:rFonts w:ascii="Calibri" w:hAnsi="Calibri"/>
        </w:rPr>
        <w:fldChar w:fldCharType="end"/>
      </w:r>
      <w:r w:rsidRPr="003973E3">
        <w:rPr>
          <w:rFonts w:ascii="Calibri" w:hAnsi="Calibri"/>
        </w:rPr>
        <w:t>格式，因此可以存储比较复杂的数据类型。</w:t>
      </w:r>
      <w:r w:rsidRPr="003973E3">
        <w:rPr>
          <w:rFonts w:ascii="Calibri" w:hAnsi="Calibri"/>
        </w:rPr>
        <w:t>Mongo</w:t>
      </w:r>
      <w:r w:rsidRPr="003973E3">
        <w:rPr>
          <w:rFonts w:ascii="Calibri" w:hAnsi="Calibri"/>
        </w:rPr>
        <w:t>最大的特点是它支持的查询语言非常强大，其语</w:t>
      </w:r>
      <w:r w:rsidRPr="003973E3">
        <w:rPr>
          <w:rFonts w:ascii="Calibri" w:hAnsi="Calibri"/>
        </w:rPr>
        <w:lastRenderedPageBreak/>
        <w:t>法有点类似于面向对象的查询语言，几乎可以实现类似关系数据库单表查询的绝大部分功能，而且还支持对数据建立</w:t>
      </w:r>
      <w:r w:rsidRPr="003973E3">
        <w:rPr>
          <w:rFonts w:ascii="Calibri" w:hAnsi="Calibri"/>
        </w:rPr>
        <w:fldChar w:fldCharType="begin"/>
      </w:r>
      <w:r w:rsidRPr="003973E3">
        <w:rPr>
          <w:rFonts w:ascii="Calibri" w:hAnsi="Calibri"/>
        </w:rPr>
        <w:instrText xml:space="preserve"> HYPERLINK "https://baike.baidu.com/item/%E7%B4%A2%E5%BC%95" \t "_blank" </w:instrText>
      </w:r>
      <w:r w:rsidRPr="003973E3">
        <w:rPr>
          <w:rFonts w:ascii="Calibri" w:hAnsi="Calibri"/>
        </w:rPr>
        <w:fldChar w:fldCharType="separate"/>
      </w:r>
      <w:r w:rsidRPr="003973E3">
        <w:rPr>
          <w:rFonts w:ascii="Calibri" w:hAnsi="Calibri"/>
        </w:rPr>
        <w:t>索引</w:t>
      </w:r>
      <w:r w:rsidRPr="003973E3">
        <w:rPr>
          <w:rFonts w:ascii="Calibri" w:hAnsi="Calibri"/>
        </w:rPr>
        <w:fldChar w:fldCharType="end"/>
      </w:r>
      <w:r w:rsidRPr="003973E3">
        <w:rPr>
          <w:rFonts w:ascii="Calibri" w:hAnsi="Calibri"/>
        </w:rPr>
        <w:t>。</w:t>
      </w:r>
    </w:p>
    <w:p w14:paraId="0FBDD023" w14:textId="05211C32" w:rsidR="003973E3" w:rsidRDefault="00960A68" w:rsidP="00AC24DC">
      <w:pPr>
        <w:spacing w:line="360" w:lineRule="auto"/>
        <w:ind w:firstLineChars="200" w:firstLine="480"/>
        <w:rPr>
          <w:rFonts w:ascii="Calibri" w:hAnsi="Calibri"/>
        </w:rPr>
      </w:pPr>
      <w:proofErr w:type="spellStart"/>
      <w:r w:rsidRPr="00AC24DC">
        <w:rPr>
          <w:rFonts w:ascii="Calibri" w:hAnsi="Calibri" w:hint="eastAsia"/>
        </w:rPr>
        <w:t>vue</w:t>
      </w:r>
      <w:proofErr w:type="spellEnd"/>
      <w:r w:rsidRPr="00AC24DC">
        <w:rPr>
          <w:rFonts w:ascii="Calibri" w:hAnsi="Calibri" w:hint="eastAsia"/>
        </w:rPr>
        <w:t>实现前端界面，</w:t>
      </w:r>
      <w:r w:rsidRPr="00AC24DC">
        <w:rPr>
          <w:rFonts w:ascii="Calibri" w:hAnsi="Calibri" w:hint="eastAsia"/>
        </w:rPr>
        <w:t>node</w:t>
      </w:r>
      <w:r w:rsidRPr="00AC24DC">
        <w:rPr>
          <w:rFonts w:ascii="Calibri" w:hAnsi="Calibri" w:hint="eastAsia"/>
        </w:rPr>
        <w:t>实现后端接口，</w:t>
      </w:r>
      <w:proofErr w:type="spellStart"/>
      <w:r w:rsidRPr="00AC24DC">
        <w:rPr>
          <w:rFonts w:ascii="Calibri" w:hAnsi="Calibri" w:hint="eastAsia"/>
        </w:rPr>
        <w:t>mongodb</w:t>
      </w:r>
      <w:proofErr w:type="spellEnd"/>
      <w:r w:rsidRPr="00AC24DC">
        <w:rPr>
          <w:rFonts w:ascii="Calibri" w:hAnsi="Calibri" w:hint="eastAsia"/>
        </w:rPr>
        <w:t>存储详细的数据。</w:t>
      </w:r>
      <w:r w:rsidRPr="00AC24DC">
        <w:rPr>
          <w:rFonts w:ascii="Calibri" w:hAnsi="Calibri" w:hint="eastAsia"/>
        </w:rPr>
        <w:t>如图</w:t>
      </w:r>
      <w:r w:rsidRPr="00AC24DC">
        <w:rPr>
          <w:rFonts w:ascii="Calibri" w:hAnsi="Calibri" w:hint="eastAsia"/>
        </w:rPr>
        <w:t>5</w:t>
      </w:r>
      <w:r w:rsidRPr="00AC24DC">
        <w:rPr>
          <w:rFonts w:ascii="Calibri" w:hAnsi="Calibri"/>
        </w:rPr>
        <w:t>-2</w:t>
      </w:r>
      <w:r w:rsidRPr="00AC24DC">
        <w:rPr>
          <w:rFonts w:ascii="Calibri" w:hAnsi="Calibri" w:hint="eastAsia"/>
        </w:rPr>
        <w:t>所示：</w:t>
      </w:r>
    </w:p>
    <w:p w14:paraId="624351E0" w14:textId="42F6A2F9" w:rsidR="00AC24DC" w:rsidRDefault="00AC24DC" w:rsidP="00AC24DC">
      <w:pPr>
        <w:spacing w:line="360" w:lineRule="auto"/>
        <w:ind w:firstLineChars="200" w:firstLine="480"/>
        <w:rPr>
          <w:rFonts w:ascii="Calibri" w:hAnsi="Calibri"/>
        </w:rPr>
      </w:pPr>
      <w:r w:rsidRPr="00AC24DC">
        <w:rPr>
          <w:rFonts w:ascii="Calibri" w:hAnsi="Calibri"/>
        </w:rPr>
        <w:drawing>
          <wp:inline distT="0" distB="0" distL="0" distR="0" wp14:anchorId="6709C923" wp14:editId="17235EC0">
            <wp:extent cx="5274310" cy="3451225"/>
            <wp:effectExtent l="0" t="0" r="0" b="3175"/>
            <wp:docPr id="73" name="图片 7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图示&#10;&#10;描述已自动生成"/>
                    <pic:cNvPicPr/>
                  </pic:nvPicPr>
                  <pic:blipFill>
                    <a:blip r:embed="rId27"/>
                    <a:stretch>
                      <a:fillRect/>
                    </a:stretch>
                  </pic:blipFill>
                  <pic:spPr>
                    <a:xfrm>
                      <a:off x="0" y="0"/>
                      <a:ext cx="5274310" cy="3451225"/>
                    </a:xfrm>
                    <a:prstGeom prst="rect">
                      <a:avLst/>
                    </a:prstGeom>
                  </pic:spPr>
                </pic:pic>
              </a:graphicData>
            </a:graphic>
          </wp:inline>
        </w:drawing>
      </w:r>
    </w:p>
    <w:p w14:paraId="5091591B" w14:textId="1D0232C0" w:rsidR="00AC24DC" w:rsidRDefault="00AC24DC" w:rsidP="00AC24DC">
      <w:pPr>
        <w:spacing w:line="360" w:lineRule="auto"/>
        <w:ind w:firstLineChars="200" w:firstLine="480"/>
        <w:jc w:val="center"/>
        <w:rPr>
          <w:rFonts w:ascii="Calibri" w:hAnsi="Calibri" w:hint="eastAsia"/>
        </w:rPr>
      </w:pPr>
      <w:r>
        <w:rPr>
          <w:rFonts w:ascii="Calibri" w:hAnsi="Calibri" w:hint="eastAsia"/>
        </w:rPr>
        <w:t>图</w:t>
      </w:r>
      <w:r>
        <w:rPr>
          <w:rFonts w:ascii="Calibri" w:hAnsi="Calibri" w:hint="eastAsia"/>
        </w:rPr>
        <w:t>5</w:t>
      </w:r>
      <w:r>
        <w:rPr>
          <w:rFonts w:ascii="Calibri" w:hAnsi="Calibri"/>
        </w:rPr>
        <w:t xml:space="preserve">-2 </w:t>
      </w:r>
      <w:r>
        <w:rPr>
          <w:rFonts w:ascii="Calibri" w:hAnsi="Calibri" w:hint="eastAsia"/>
        </w:rPr>
        <w:t>系统架构图</w:t>
      </w:r>
    </w:p>
    <w:p w14:paraId="130AB659" w14:textId="30E344FF" w:rsidR="00AC24DC" w:rsidRDefault="00AC24DC" w:rsidP="00AC24DC">
      <w:pPr>
        <w:pStyle w:val="3"/>
        <w:rPr>
          <w:rFonts w:ascii="Calibri" w:hAnsi="Calibri"/>
          <w:sz w:val="28"/>
          <w:szCs w:val="28"/>
        </w:rPr>
      </w:pPr>
      <w:r>
        <w:rPr>
          <w:rFonts w:ascii="Calibri" w:hAnsi="Calibri" w:hint="eastAsia"/>
          <w:sz w:val="28"/>
          <w:szCs w:val="28"/>
        </w:rPr>
        <w:t>5.4.</w:t>
      </w:r>
      <w:r>
        <w:rPr>
          <w:rFonts w:ascii="Calibri" w:hAnsi="Calibri"/>
          <w:sz w:val="28"/>
          <w:szCs w:val="28"/>
        </w:rPr>
        <w:t>2</w:t>
      </w:r>
      <w:r>
        <w:rPr>
          <w:rFonts w:ascii="Calibri" w:hAnsi="Calibri" w:hint="eastAsia"/>
          <w:sz w:val="28"/>
          <w:szCs w:val="28"/>
        </w:rPr>
        <w:t xml:space="preserve"> </w:t>
      </w:r>
      <w:r>
        <w:rPr>
          <w:rFonts w:ascii="Calibri" w:hAnsi="Calibri" w:hint="eastAsia"/>
          <w:sz w:val="28"/>
          <w:szCs w:val="28"/>
        </w:rPr>
        <w:t>关键</w:t>
      </w:r>
      <w:r>
        <w:rPr>
          <w:rFonts w:ascii="Calibri" w:hAnsi="Calibri" w:hint="eastAsia"/>
          <w:sz w:val="28"/>
          <w:szCs w:val="28"/>
        </w:rPr>
        <w:t>算法</w:t>
      </w:r>
    </w:p>
    <w:p w14:paraId="668A831B" w14:textId="3107CF63" w:rsidR="00AC24DC" w:rsidRDefault="00AC24DC" w:rsidP="00AC24DC">
      <w:pPr>
        <w:spacing w:line="360" w:lineRule="auto"/>
        <w:rPr>
          <w:rFonts w:ascii="Calibri" w:hAnsi="Calibri"/>
        </w:rPr>
      </w:pPr>
      <w:r>
        <w:rPr>
          <w:rFonts w:ascii="Calibri" w:hAnsi="Calibri"/>
        </w:rPr>
        <w:t xml:space="preserve">(1)  </w:t>
      </w:r>
      <w:r>
        <w:rPr>
          <w:rFonts w:ascii="Calibri" w:hAnsi="Calibri" w:hint="eastAsia"/>
        </w:rPr>
        <w:t>推荐算法</w:t>
      </w:r>
    </w:p>
    <w:p w14:paraId="1A4DAFA3" w14:textId="30A9EE58" w:rsidR="00AC24DC" w:rsidRDefault="00AC24DC" w:rsidP="00AC24DC">
      <w:pPr>
        <w:shd w:val="clear" w:color="auto" w:fill="FFFFFF"/>
        <w:spacing w:line="360" w:lineRule="auto"/>
        <w:ind w:firstLineChars="200" w:firstLine="480"/>
        <w:rPr>
          <w:rFonts w:ascii="Calibri" w:hAnsi="Calibri"/>
        </w:rPr>
      </w:pPr>
      <w:r w:rsidRPr="00AC24DC">
        <w:rPr>
          <w:rFonts w:ascii="Calibri" w:hAnsi="Calibri" w:hint="eastAsia"/>
        </w:rPr>
        <w:t>本系统中涉及到了推荐算法，其中的主要原理是：给每个诗人绑定时代的属性，给每个诗词绑定诗人的属性。当用户浏览诗词时，系统会根据诗词所属于的诗人推荐相关的诗词。同理，当用户浏览诗人时，系统会根据诗人所属于的时代推荐相关的诗人。</w:t>
      </w:r>
      <w:r w:rsidR="008A25E0">
        <w:rPr>
          <w:rFonts w:ascii="Calibri" w:hAnsi="Calibri" w:hint="eastAsia"/>
        </w:rPr>
        <w:t>如图</w:t>
      </w:r>
      <w:r w:rsidR="008A25E0">
        <w:rPr>
          <w:rFonts w:ascii="Calibri" w:hAnsi="Calibri" w:hint="eastAsia"/>
        </w:rPr>
        <w:t>5</w:t>
      </w:r>
      <w:r w:rsidR="008A25E0">
        <w:rPr>
          <w:rFonts w:ascii="Calibri" w:hAnsi="Calibri"/>
        </w:rPr>
        <w:t xml:space="preserve">-3 </w:t>
      </w:r>
      <w:r w:rsidR="008A25E0">
        <w:rPr>
          <w:rFonts w:ascii="Calibri" w:hAnsi="Calibri" w:hint="eastAsia"/>
        </w:rPr>
        <w:t>所示：</w:t>
      </w:r>
    </w:p>
    <w:p w14:paraId="02297313" w14:textId="0B304FDC" w:rsidR="008A25E0" w:rsidRDefault="008A25E0" w:rsidP="00AC24DC">
      <w:pPr>
        <w:shd w:val="clear" w:color="auto" w:fill="FFFFFF"/>
        <w:spacing w:line="360" w:lineRule="auto"/>
        <w:ind w:firstLineChars="200" w:firstLine="480"/>
        <w:rPr>
          <w:rFonts w:ascii="Calibri" w:hAnsi="Calibri"/>
        </w:rPr>
      </w:pPr>
    </w:p>
    <w:p w14:paraId="577467FD" w14:textId="27C6472B" w:rsidR="008A25E0" w:rsidRDefault="008A25E0" w:rsidP="00AC24DC">
      <w:pPr>
        <w:shd w:val="clear" w:color="auto" w:fill="FFFFFF"/>
        <w:spacing w:line="360" w:lineRule="auto"/>
        <w:ind w:firstLineChars="200" w:firstLine="480"/>
        <w:rPr>
          <w:rFonts w:ascii="Calibri" w:hAnsi="Calibri"/>
        </w:rPr>
      </w:pPr>
    </w:p>
    <w:p w14:paraId="7CA5073F" w14:textId="3A4DDF40" w:rsidR="008A25E0" w:rsidRDefault="008A25E0" w:rsidP="00AC24DC">
      <w:pPr>
        <w:shd w:val="clear" w:color="auto" w:fill="FFFFFF"/>
        <w:spacing w:line="360" w:lineRule="auto"/>
        <w:ind w:firstLineChars="200" w:firstLine="480"/>
        <w:rPr>
          <w:rFonts w:ascii="Calibri" w:hAnsi="Calibri"/>
        </w:rPr>
      </w:pPr>
      <w:r w:rsidRPr="008A25E0">
        <w:rPr>
          <w:rFonts w:ascii="Calibri" w:hAnsi="Calibri"/>
        </w:rPr>
        <w:lastRenderedPageBreak/>
        <w:drawing>
          <wp:inline distT="0" distB="0" distL="0" distR="0" wp14:anchorId="5F41FBD4" wp14:editId="0B6EF230">
            <wp:extent cx="5274310" cy="5441315"/>
            <wp:effectExtent l="0" t="0" r="0" b="0"/>
            <wp:docPr id="78" name="图片 7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图示&#10;&#10;描述已自动生成"/>
                    <pic:cNvPicPr/>
                  </pic:nvPicPr>
                  <pic:blipFill>
                    <a:blip r:embed="rId28"/>
                    <a:stretch>
                      <a:fillRect/>
                    </a:stretch>
                  </pic:blipFill>
                  <pic:spPr>
                    <a:xfrm>
                      <a:off x="0" y="0"/>
                      <a:ext cx="5274310" cy="5441315"/>
                    </a:xfrm>
                    <a:prstGeom prst="rect">
                      <a:avLst/>
                    </a:prstGeom>
                  </pic:spPr>
                </pic:pic>
              </a:graphicData>
            </a:graphic>
          </wp:inline>
        </w:drawing>
      </w:r>
    </w:p>
    <w:p w14:paraId="587A5C7C" w14:textId="22FED121" w:rsidR="008A25E0" w:rsidRPr="00AC24DC" w:rsidRDefault="008A25E0" w:rsidP="008A25E0">
      <w:pPr>
        <w:shd w:val="clear" w:color="auto" w:fill="FFFFFF"/>
        <w:spacing w:line="360" w:lineRule="auto"/>
        <w:ind w:firstLineChars="200" w:firstLine="480"/>
        <w:jc w:val="center"/>
        <w:rPr>
          <w:rFonts w:ascii="Calibri" w:hAnsi="Calibri" w:hint="eastAsia"/>
        </w:rPr>
      </w:pPr>
      <w:r>
        <w:rPr>
          <w:rFonts w:ascii="Calibri" w:hAnsi="Calibri" w:hint="eastAsia"/>
        </w:rPr>
        <w:t>图</w:t>
      </w:r>
      <w:r>
        <w:rPr>
          <w:rFonts w:ascii="Calibri" w:hAnsi="Calibri" w:hint="eastAsia"/>
        </w:rPr>
        <w:t xml:space="preserve"> </w:t>
      </w:r>
      <w:r>
        <w:rPr>
          <w:rFonts w:ascii="Calibri" w:hAnsi="Calibri"/>
        </w:rPr>
        <w:t xml:space="preserve">5-3 </w:t>
      </w:r>
      <w:r>
        <w:rPr>
          <w:rFonts w:ascii="Calibri" w:hAnsi="Calibri" w:hint="eastAsia"/>
        </w:rPr>
        <w:t>推荐算法原理图</w:t>
      </w:r>
    </w:p>
    <w:p w14:paraId="24776281" w14:textId="191C7B8C" w:rsidR="00AC24DC" w:rsidRDefault="00AC24DC" w:rsidP="00AC24DC">
      <w:pPr>
        <w:spacing w:line="360" w:lineRule="auto"/>
        <w:rPr>
          <w:rFonts w:ascii="Calibri" w:hAnsi="Calibri"/>
        </w:rPr>
      </w:pPr>
    </w:p>
    <w:p w14:paraId="74BC5863" w14:textId="2CE932A6" w:rsidR="008A25E0" w:rsidRDefault="008A25E0" w:rsidP="00AC24DC">
      <w:pPr>
        <w:spacing w:line="360" w:lineRule="auto"/>
        <w:rPr>
          <w:rFonts w:ascii="Calibri" w:hAnsi="Calibri"/>
        </w:rPr>
      </w:pPr>
      <w:r>
        <w:rPr>
          <w:rFonts w:ascii="Calibri" w:hAnsi="Calibri" w:hint="eastAsia"/>
        </w:rPr>
        <w:t>（</w:t>
      </w:r>
      <w:r>
        <w:rPr>
          <w:rFonts w:ascii="Calibri" w:hAnsi="Calibri" w:hint="eastAsia"/>
        </w:rPr>
        <w:t>2</w:t>
      </w:r>
      <w:r>
        <w:rPr>
          <w:rFonts w:ascii="Calibri" w:hAnsi="Calibri" w:hint="eastAsia"/>
        </w:rPr>
        <w:t>）成语接龙算法</w:t>
      </w:r>
    </w:p>
    <w:p w14:paraId="4C84CFB1" w14:textId="2C8ADB39" w:rsidR="008A25E0" w:rsidRDefault="008A25E0" w:rsidP="008A25E0">
      <w:pPr>
        <w:shd w:val="clear" w:color="auto" w:fill="FFFFFF"/>
        <w:spacing w:line="360" w:lineRule="auto"/>
        <w:ind w:left="357" w:firstLineChars="200" w:firstLine="480"/>
        <w:rPr>
          <w:rFonts w:ascii="Calibri" w:hAnsi="Calibri"/>
        </w:rPr>
      </w:pPr>
      <w:r>
        <w:rPr>
          <w:rFonts w:ascii="Segoe UI" w:hAnsi="Segoe UI" w:cs="Segoe UI" w:hint="eastAsia"/>
          <w:color w:val="2C3E50"/>
          <w:shd w:val="clear" w:color="auto" w:fill="FFFFFF"/>
        </w:rPr>
        <w:t>首</w:t>
      </w:r>
      <w:r w:rsidRPr="008A25E0">
        <w:rPr>
          <w:rFonts w:ascii="Calibri" w:hAnsi="Calibri" w:hint="eastAsia"/>
        </w:rPr>
        <w:t>先需要用户输入一个成语，前端拿到这个成语后去请求后端，后端根据成语的最后一个字找出最匹配的成语，将用户的分数加一返回给前端，前端拿到数据后展示在页面。</w:t>
      </w:r>
      <w:r>
        <w:rPr>
          <w:rFonts w:ascii="Calibri" w:hAnsi="Calibri" w:hint="eastAsia"/>
        </w:rPr>
        <w:t>如图</w:t>
      </w:r>
      <w:r>
        <w:rPr>
          <w:rFonts w:ascii="Calibri" w:hAnsi="Calibri" w:hint="eastAsia"/>
        </w:rPr>
        <w:t>5</w:t>
      </w:r>
      <w:r>
        <w:rPr>
          <w:rFonts w:ascii="Calibri" w:hAnsi="Calibri"/>
        </w:rPr>
        <w:t>-4</w:t>
      </w:r>
      <w:r>
        <w:rPr>
          <w:rFonts w:ascii="Calibri" w:hAnsi="Calibri" w:hint="eastAsia"/>
        </w:rPr>
        <w:t>所示：</w:t>
      </w:r>
    </w:p>
    <w:p w14:paraId="6608D280" w14:textId="50237A42" w:rsidR="00F70E36" w:rsidRDefault="00F70E36" w:rsidP="00F70E36">
      <w:pPr>
        <w:shd w:val="clear" w:color="auto" w:fill="FFFFFF"/>
        <w:spacing w:line="360" w:lineRule="auto"/>
        <w:jc w:val="center"/>
      </w:pPr>
      <w:r w:rsidRPr="00F70E36">
        <w:lastRenderedPageBreak/>
        <w:drawing>
          <wp:inline distT="0" distB="0" distL="0" distR="0" wp14:anchorId="680CE10F" wp14:editId="3C98E204">
            <wp:extent cx="5274310" cy="6064885"/>
            <wp:effectExtent l="0" t="0" r="0" b="5715"/>
            <wp:docPr id="84" name="图片 8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图示&#10;&#10;描述已自动生成"/>
                    <pic:cNvPicPr/>
                  </pic:nvPicPr>
                  <pic:blipFill>
                    <a:blip r:embed="rId29"/>
                    <a:stretch>
                      <a:fillRect/>
                    </a:stretch>
                  </pic:blipFill>
                  <pic:spPr>
                    <a:xfrm>
                      <a:off x="0" y="0"/>
                      <a:ext cx="5274310" cy="6064885"/>
                    </a:xfrm>
                    <a:prstGeom prst="rect">
                      <a:avLst/>
                    </a:prstGeom>
                  </pic:spPr>
                </pic:pic>
              </a:graphicData>
            </a:graphic>
          </wp:inline>
        </w:drawing>
      </w:r>
    </w:p>
    <w:p w14:paraId="7C1628C3" w14:textId="4BFDB54F" w:rsidR="00F70E36" w:rsidRDefault="00F70E36" w:rsidP="00F70E36">
      <w:pPr>
        <w:shd w:val="clear" w:color="auto" w:fill="FFFFFF"/>
        <w:spacing w:line="360" w:lineRule="auto"/>
        <w:jc w:val="center"/>
        <w:rPr>
          <w:rFonts w:hint="eastAsia"/>
        </w:rPr>
      </w:pPr>
      <w:r>
        <w:rPr>
          <w:rFonts w:hint="eastAsia"/>
        </w:rPr>
        <w:t>图5</w:t>
      </w:r>
      <w:r>
        <w:t xml:space="preserve">-4 </w:t>
      </w:r>
      <w:r>
        <w:rPr>
          <w:rFonts w:hint="eastAsia"/>
        </w:rPr>
        <w:t>成语接龙原理图</w:t>
      </w:r>
    </w:p>
    <w:p w14:paraId="0948E4F9" w14:textId="4C1F5F06" w:rsidR="008A25E0" w:rsidRDefault="008A25E0" w:rsidP="00AC24DC">
      <w:pPr>
        <w:spacing w:line="360" w:lineRule="auto"/>
        <w:rPr>
          <w:rFonts w:ascii="Calibri" w:hAnsi="Calibri"/>
        </w:rPr>
      </w:pPr>
    </w:p>
    <w:p w14:paraId="6A8D3741" w14:textId="468D9CCB" w:rsidR="00A44ADA" w:rsidRPr="008A25E0" w:rsidRDefault="00A44ADA" w:rsidP="00AC24DC">
      <w:pPr>
        <w:spacing w:line="360" w:lineRule="auto"/>
        <w:rPr>
          <w:rFonts w:ascii="Calibri" w:hAnsi="Calibri" w:hint="eastAsia"/>
        </w:rPr>
      </w:pPr>
      <w:r w:rsidRPr="00A44ADA">
        <w:rPr>
          <w:rFonts w:ascii="Calibri" w:hAnsi="Calibri" w:hint="eastAsia"/>
          <w:color w:val="FF0000"/>
          <w:sz w:val="28"/>
          <w:szCs w:val="28"/>
        </w:rPr>
        <w:t>后面没写了</w:t>
      </w:r>
    </w:p>
    <w:p w14:paraId="5B6DC38C" w14:textId="307EA8E0" w:rsidR="00925B3F" w:rsidRDefault="00925B3F" w:rsidP="00925B3F">
      <w:pPr>
        <w:pStyle w:val="3"/>
        <w:rPr>
          <w:rFonts w:ascii="Calibri" w:hAnsi="Calibri"/>
        </w:rPr>
      </w:pPr>
      <w:r>
        <w:rPr>
          <w:rFonts w:ascii="Calibri" w:hAnsi="Calibri" w:hint="eastAsia"/>
        </w:rPr>
        <w:br w:type="page"/>
      </w:r>
      <w:bookmarkStart w:id="110" w:name="_Toc21124"/>
      <w:r>
        <w:rPr>
          <w:rFonts w:ascii="Calibri" w:hAnsi="Calibri" w:hint="eastAsia"/>
          <w:sz w:val="28"/>
          <w:szCs w:val="28"/>
        </w:rPr>
        <w:lastRenderedPageBreak/>
        <w:t xml:space="preserve">5.4.2 </w:t>
      </w:r>
      <w:r>
        <w:rPr>
          <w:rFonts w:ascii="Calibri" w:hAnsi="Calibri" w:hint="eastAsia"/>
          <w:sz w:val="28"/>
          <w:szCs w:val="28"/>
        </w:rPr>
        <w:t>后台新闻管理模块</w:t>
      </w:r>
      <w:bookmarkEnd w:id="110"/>
      <w:r w:rsidR="00A44ADA" w:rsidRPr="00A44ADA">
        <w:rPr>
          <w:rFonts w:ascii="Calibri" w:hAnsi="Calibri" w:hint="eastAsia"/>
          <w:color w:val="FF0000"/>
          <w:sz w:val="28"/>
          <w:szCs w:val="28"/>
        </w:rPr>
        <w:t>后面没写了</w:t>
      </w:r>
    </w:p>
    <w:p w14:paraId="1CF3BE35" w14:textId="77777777" w:rsidR="00925B3F" w:rsidRDefault="00925B3F" w:rsidP="00925B3F">
      <w:pPr>
        <w:spacing w:line="360" w:lineRule="auto"/>
        <w:rPr>
          <w:rFonts w:ascii="Calibri" w:hAnsi="Calibri"/>
          <w:bCs/>
        </w:rPr>
      </w:pPr>
      <w:r>
        <w:rPr>
          <w:rFonts w:ascii="Calibri" w:hAnsi="Calibri" w:hint="eastAsia"/>
          <w:bCs/>
        </w:rPr>
        <w:t xml:space="preserve">(1) </w:t>
      </w:r>
      <w:r>
        <w:rPr>
          <w:rFonts w:ascii="Calibri" w:hAnsi="Calibri" w:hint="eastAsia"/>
          <w:bCs/>
        </w:rPr>
        <w:t>程序描述</w:t>
      </w:r>
    </w:p>
    <w:p w14:paraId="4DD4C3C1" w14:textId="77777777" w:rsidR="00925B3F" w:rsidRDefault="00925B3F" w:rsidP="00925B3F">
      <w:pPr>
        <w:spacing w:line="360" w:lineRule="auto"/>
        <w:ind w:firstLineChars="200" w:firstLine="480"/>
        <w:rPr>
          <w:rFonts w:ascii="Calibri" w:hAnsi="Calibri"/>
        </w:rPr>
      </w:pPr>
      <w:r>
        <w:rPr>
          <w:rFonts w:ascii="Calibri" w:hAnsi="Calibri" w:hint="eastAsia"/>
        </w:rPr>
        <w:t>该程序完成管理员对新闻的管理，包括添加、修改和删除新闻信息。管理员登录系统，进入后台管理首页，点击新闻管理，弹出下拉列表。点击新闻添加，进入新闻添加页面，输入新闻</w:t>
      </w:r>
      <w:r>
        <w:rPr>
          <w:rFonts w:ascii="Calibri" w:hAnsi="Calibri" w:hint="eastAsia"/>
        </w:rPr>
        <w:t>URL</w:t>
      </w:r>
      <w:r>
        <w:rPr>
          <w:rFonts w:ascii="Calibri" w:hAnsi="Calibri" w:hint="eastAsia"/>
        </w:rPr>
        <w:t>，进行新闻的添加，添加成功后系统跳转到新闻列表页面，或点击新闻列表进入列表页面，在新闻列表中可点击删除进行新闻的删除，也可点击编辑，进入新闻修改页面，进行新闻的修改。</w:t>
      </w:r>
    </w:p>
    <w:p w14:paraId="7666AE68" w14:textId="77777777" w:rsidR="00925B3F" w:rsidRDefault="00925B3F" w:rsidP="00925B3F">
      <w:pPr>
        <w:spacing w:line="360" w:lineRule="auto"/>
        <w:rPr>
          <w:rFonts w:ascii="Calibri" w:hAnsi="Calibri"/>
          <w:bCs/>
        </w:rPr>
      </w:pPr>
      <w:r>
        <w:rPr>
          <w:rFonts w:ascii="Calibri" w:hAnsi="Calibri" w:hint="eastAsia"/>
          <w:bCs/>
        </w:rPr>
        <w:t xml:space="preserve">(2) </w:t>
      </w:r>
      <w:r>
        <w:rPr>
          <w:rFonts w:ascii="Calibri" w:hAnsi="Calibri" w:hint="eastAsia"/>
          <w:bCs/>
        </w:rPr>
        <w:t>输入项</w:t>
      </w:r>
    </w:p>
    <w:p w14:paraId="5C3DD02E" w14:textId="77777777" w:rsidR="00925B3F" w:rsidRDefault="00925B3F" w:rsidP="00925B3F">
      <w:pPr>
        <w:spacing w:line="360" w:lineRule="auto"/>
        <w:ind w:leftChars="1400" w:left="3360"/>
        <w:rPr>
          <w:rFonts w:ascii="Calibri" w:hAnsi="Calibri"/>
          <w:b/>
          <w:sz w:val="28"/>
          <w:szCs w:val="28"/>
        </w:rPr>
      </w:pPr>
      <w:r>
        <w:rPr>
          <w:rFonts w:ascii="Calibri" w:hAnsi="Calibri" w:hint="eastAsia"/>
        </w:rPr>
        <w:t>表</w:t>
      </w:r>
      <w:r>
        <w:rPr>
          <w:rFonts w:ascii="Calibri" w:hAnsi="Calibri" w:hint="eastAsia"/>
        </w:rPr>
        <w:t xml:space="preserve">5-14 </w:t>
      </w:r>
      <w:r>
        <w:rPr>
          <w:rFonts w:ascii="Calibri" w:hAnsi="Calibri" w:hint="eastAsia"/>
        </w:rPr>
        <w:t>新闻添加</w:t>
      </w:r>
      <w:r>
        <w:rPr>
          <w:rFonts w:ascii="Calibri" w:hAnsi="Calibri" w:hint="eastAsia"/>
        </w:rPr>
        <w:t>/</w:t>
      </w:r>
      <w:r>
        <w:rPr>
          <w:rFonts w:ascii="Calibri" w:hAnsi="Calibri" w:hint="eastAsia"/>
        </w:rPr>
        <w:t>修改输入项表</w:t>
      </w:r>
    </w:p>
    <w:tbl>
      <w:tblPr>
        <w:tblW w:w="7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5"/>
        <w:gridCol w:w="1154"/>
        <w:gridCol w:w="1246"/>
        <w:gridCol w:w="1275"/>
        <w:gridCol w:w="1275"/>
        <w:gridCol w:w="1522"/>
      </w:tblGrid>
      <w:tr w:rsidR="00925B3F" w14:paraId="40E9B939" w14:textId="77777777" w:rsidTr="00A848E8">
        <w:trPr>
          <w:trHeight w:val="296"/>
          <w:jc w:val="center"/>
        </w:trPr>
        <w:tc>
          <w:tcPr>
            <w:tcW w:w="1465" w:type="dxa"/>
            <w:vAlign w:val="center"/>
          </w:tcPr>
          <w:p w14:paraId="4A684D0D" w14:textId="77777777" w:rsidR="00925B3F" w:rsidRDefault="00925B3F" w:rsidP="00A848E8">
            <w:pPr>
              <w:spacing w:line="360" w:lineRule="auto"/>
              <w:jc w:val="center"/>
              <w:rPr>
                <w:rFonts w:ascii="Calibri" w:hAnsi="Calibri"/>
                <w:b/>
                <w:bCs/>
              </w:rPr>
            </w:pPr>
            <w:r>
              <w:rPr>
                <w:rFonts w:ascii="Calibri" w:hAnsi="Calibri" w:hint="eastAsia"/>
                <w:b/>
                <w:bCs/>
              </w:rPr>
              <w:t>名称</w:t>
            </w:r>
          </w:p>
        </w:tc>
        <w:tc>
          <w:tcPr>
            <w:tcW w:w="1154" w:type="dxa"/>
            <w:vAlign w:val="center"/>
          </w:tcPr>
          <w:p w14:paraId="1E60CB7C" w14:textId="77777777" w:rsidR="00925B3F" w:rsidRDefault="00925B3F" w:rsidP="00A848E8">
            <w:pPr>
              <w:spacing w:line="360" w:lineRule="auto"/>
              <w:jc w:val="center"/>
              <w:rPr>
                <w:rFonts w:ascii="Calibri" w:hAnsi="Calibri"/>
                <w:b/>
                <w:bCs/>
              </w:rPr>
            </w:pPr>
            <w:r>
              <w:rPr>
                <w:rFonts w:ascii="Calibri" w:hAnsi="Calibri" w:hint="eastAsia"/>
                <w:b/>
                <w:bCs/>
              </w:rPr>
              <w:t>标志</w:t>
            </w:r>
          </w:p>
        </w:tc>
        <w:tc>
          <w:tcPr>
            <w:tcW w:w="1246" w:type="dxa"/>
            <w:vAlign w:val="center"/>
          </w:tcPr>
          <w:p w14:paraId="026B0CC6" w14:textId="77777777" w:rsidR="00925B3F" w:rsidRDefault="00925B3F" w:rsidP="00A848E8">
            <w:pPr>
              <w:spacing w:line="360" w:lineRule="auto"/>
              <w:jc w:val="center"/>
              <w:rPr>
                <w:rFonts w:ascii="Calibri" w:hAnsi="Calibri"/>
                <w:b/>
                <w:bCs/>
              </w:rPr>
            </w:pPr>
            <w:r>
              <w:rPr>
                <w:rFonts w:ascii="Calibri" w:hAnsi="Calibri" w:hint="eastAsia"/>
                <w:b/>
                <w:bCs/>
              </w:rPr>
              <w:t>数据类型</w:t>
            </w:r>
          </w:p>
        </w:tc>
        <w:tc>
          <w:tcPr>
            <w:tcW w:w="1275" w:type="dxa"/>
            <w:vAlign w:val="center"/>
          </w:tcPr>
          <w:p w14:paraId="5FD5A84C" w14:textId="77777777" w:rsidR="00925B3F" w:rsidRDefault="00925B3F" w:rsidP="00A848E8">
            <w:pPr>
              <w:spacing w:line="360" w:lineRule="auto"/>
              <w:jc w:val="center"/>
              <w:rPr>
                <w:rFonts w:ascii="Calibri" w:hAnsi="Calibri"/>
                <w:b/>
                <w:bCs/>
              </w:rPr>
            </w:pPr>
            <w:r>
              <w:rPr>
                <w:rFonts w:ascii="Calibri" w:hAnsi="Calibri" w:hint="eastAsia"/>
                <w:b/>
                <w:bCs/>
              </w:rPr>
              <w:t>输入方式</w:t>
            </w:r>
          </w:p>
        </w:tc>
        <w:tc>
          <w:tcPr>
            <w:tcW w:w="1275" w:type="dxa"/>
            <w:vAlign w:val="center"/>
          </w:tcPr>
          <w:p w14:paraId="22A65770" w14:textId="77777777" w:rsidR="00925B3F" w:rsidRDefault="00925B3F" w:rsidP="00A848E8">
            <w:pPr>
              <w:spacing w:line="360" w:lineRule="auto"/>
              <w:jc w:val="center"/>
              <w:rPr>
                <w:rFonts w:ascii="Calibri" w:hAnsi="Calibri"/>
                <w:b/>
                <w:bCs/>
              </w:rPr>
            </w:pPr>
            <w:r>
              <w:rPr>
                <w:rFonts w:ascii="Calibri" w:hAnsi="Calibri" w:hint="eastAsia"/>
                <w:b/>
                <w:bCs/>
              </w:rPr>
              <w:t>数据来源</w:t>
            </w:r>
          </w:p>
        </w:tc>
        <w:tc>
          <w:tcPr>
            <w:tcW w:w="1522" w:type="dxa"/>
            <w:vAlign w:val="center"/>
          </w:tcPr>
          <w:p w14:paraId="6275166A" w14:textId="77777777" w:rsidR="00925B3F" w:rsidRDefault="00925B3F" w:rsidP="00A848E8">
            <w:pPr>
              <w:spacing w:line="360" w:lineRule="auto"/>
              <w:jc w:val="center"/>
              <w:rPr>
                <w:rFonts w:ascii="Calibri" w:hAnsi="Calibri"/>
                <w:b/>
                <w:bCs/>
              </w:rPr>
            </w:pPr>
            <w:r>
              <w:rPr>
                <w:rFonts w:ascii="Calibri" w:hAnsi="Calibri" w:hint="eastAsia"/>
                <w:b/>
                <w:bCs/>
              </w:rPr>
              <w:t>数据处理</w:t>
            </w:r>
          </w:p>
        </w:tc>
      </w:tr>
      <w:tr w:rsidR="00925B3F" w14:paraId="5532CBDC" w14:textId="77777777" w:rsidTr="00A848E8">
        <w:trPr>
          <w:trHeight w:val="202"/>
          <w:jc w:val="center"/>
        </w:trPr>
        <w:tc>
          <w:tcPr>
            <w:tcW w:w="1465" w:type="dxa"/>
            <w:vAlign w:val="center"/>
          </w:tcPr>
          <w:p w14:paraId="61739BF1" w14:textId="77777777" w:rsidR="00925B3F" w:rsidRDefault="00925B3F" w:rsidP="00A848E8">
            <w:pPr>
              <w:spacing w:before="20" w:after="20" w:line="360" w:lineRule="auto"/>
              <w:jc w:val="center"/>
              <w:rPr>
                <w:rFonts w:ascii="Calibri" w:hAnsi="Calibri"/>
              </w:rPr>
            </w:pPr>
            <w:r>
              <w:rPr>
                <w:rFonts w:ascii="Calibri" w:hAnsi="Calibri" w:hint="eastAsia"/>
              </w:rPr>
              <w:t>新闻标题</w:t>
            </w:r>
          </w:p>
        </w:tc>
        <w:tc>
          <w:tcPr>
            <w:tcW w:w="1154" w:type="dxa"/>
            <w:vAlign w:val="center"/>
          </w:tcPr>
          <w:p w14:paraId="2B325D65" w14:textId="77777777" w:rsidR="00925B3F" w:rsidRDefault="00925B3F" w:rsidP="00A848E8">
            <w:pPr>
              <w:spacing w:before="20" w:after="20" w:line="360" w:lineRule="auto"/>
              <w:jc w:val="center"/>
              <w:rPr>
                <w:rFonts w:ascii="Calibri" w:hAnsi="Calibri"/>
              </w:rPr>
            </w:pPr>
            <w:r>
              <w:rPr>
                <w:rFonts w:ascii="Calibri" w:hAnsi="Calibri" w:hint="eastAsia"/>
              </w:rPr>
              <w:t>title</w:t>
            </w:r>
          </w:p>
        </w:tc>
        <w:tc>
          <w:tcPr>
            <w:tcW w:w="1246" w:type="dxa"/>
            <w:vAlign w:val="center"/>
          </w:tcPr>
          <w:p w14:paraId="4635B44C" w14:textId="77777777" w:rsidR="00925B3F" w:rsidRDefault="00925B3F" w:rsidP="00A848E8">
            <w:pPr>
              <w:spacing w:line="360" w:lineRule="auto"/>
              <w:jc w:val="center"/>
              <w:rPr>
                <w:rFonts w:ascii="Calibri" w:hAnsi="Calibri"/>
              </w:rPr>
            </w:pPr>
            <w:r>
              <w:rPr>
                <w:rFonts w:ascii="Calibri" w:hAnsi="Calibri" w:hint="eastAsia"/>
              </w:rPr>
              <w:t>String</w:t>
            </w:r>
          </w:p>
        </w:tc>
        <w:tc>
          <w:tcPr>
            <w:tcW w:w="1275" w:type="dxa"/>
            <w:vAlign w:val="center"/>
          </w:tcPr>
          <w:p w14:paraId="1552A1D3" w14:textId="77777777" w:rsidR="00925B3F" w:rsidRDefault="00925B3F" w:rsidP="00A848E8">
            <w:pPr>
              <w:spacing w:line="360" w:lineRule="auto"/>
              <w:jc w:val="center"/>
              <w:rPr>
                <w:rFonts w:ascii="Calibri" w:hAnsi="Calibri"/>
              </w:rPr>
            </w:pPr>
            <w:r>
              <w:rPr>
                <w:rFonts w:ascii="Calibri" w:hAnsi="Calibri" w:hint="eastAsia"/>
              </w:rPr>
              <w:t>网页爬取</w:t>
            </w:r>
          </w:p>
        </w:tc>
        <w:tc>
          <w:tcPr>
            <w:tcW w:w="1275" w:type="dxa"/>
            <w:vAlign w:val="center"/>
          </w:tcPr>
          <w:p w14:paraId="1E16E9CE" w14:textId="77777777" w:rsidR="00925B3F" w:rsidRDefault="00925B3F" w:rsidP="00A848E8">
            <w:pPr>
              <w:spacing w:line="360" w:lineRule="auto"/>
              <w:jc w:val="center"/>
              <w:rPr>
                <w:rFonts w:ascii="Calibri" w:hAnsi="Calibri"/>
              </w:rPr>
            </w:pPr>
            <w:r>
              <w:rPr>
                <w:rFonts w:ascii="Calibri" w:hAnsi="Calibri" w:hint="eastAsia"/>
              </w:rPr>
              <w:t>新浪网</w:t>
            </w:r>
          </w:p>
        </w:tc>
        <w:tc>
          <w:tcPr>
            <w:tcW w:w="1522" w:type="dxa"/>
            <w:vAlign w:val="center"/>
          </w:tcPr>
          <w:p w14:paraId="7014489E" w14:textId="77777777" w:rsidR="00925B3F" w:rsidRDefault="00925B3F" w:rsidP="00A848E8">
            <w:pPr>
              <w:spacing w:line="360" w:lineRule="auto"/>
              <w:jc w:val="center"/>
              <w:rPr>
                <w:rFonts w:ascii="Calibri" w:hAnsi="Calibri"/>
              </w:rPr>
            </w:pPr>
            <w:r>
              <w:rPr>
                <w:rFonts w:ascii="Calibri" w:hAnsi="Calibri" w:hint="eastAsia"/>
              </w:rPr>
              <w:t>添加到实体</w:t>
            </w:r>
          </w:p>
        </w:tc>
      </w:tr>
      <w:tr w:rsidR="00925B3F" w14:paraId="5B252930" w14:textId="77777777" w:rsidTr="00A848E8">
        <w:trPr>
          <w:trHeight w:val="164"/>
          <w:jc w:val="center"/>
        </w:trPr>
        <w:tc>
          <w:tcPr>
            <w:tcW w:w="1465" w:type="dxa"/>
            <w:vAlign w:val="center"/>
          </w:tcPr>
          <w:p w14:paraId="18C39782" w14:textId="77777777" w:rsidR="00925B3F" w:rsidRDefault="00925B3F" w:rsidP="00A848E8">
            <w:pPr>
              <w:spacing w:before="20" w:after="20" w:line="360" w:lineRule="auto"/>
              <w:jc w:val="center"/>
              <w:rPr>
                <w:rFonts w:ascii="Calibri" w:hAnsi="Calibri"/>
              </w:rPr>
            </w:pPr>
            <w:r>
              <w:rPr>
                <w:rFonts w:ascii="Calibri" w:hAnsi="Calibri" w:hint="eastAsia"/>
              </w:rPr>
              <w:t>新闻内容</w:t>
            </w:r>
          </w:p>
        </w:tc>
        <w:tc>
          <w:tcPr>
            <w:tcW w:w="1154" w:type="dxa"/>
            <w:vAlign w:val="center"/>
          </w:tcPr>
          <w:p w14:paraId="22980EE0" w14:textId="77777777" w:rsidR="00925B3F" w:rsidRDefault="00925B3F" w:rsidP="00A848E8">
            <w:pPr>
              <w:spacing w:before="20" w:after="20" w:line="360" w:lineRule="auto"/>
              <w:jc w:val="center"/>
              <w:rPr>
                <w:rFonts w:ascii="Calibri" w:hAnsi="Calibri"/>
              </w:rPr>
            </w:pPr>
            <w:r>
              <w:rPr>
                <w:rFonts w:ascii="Calibri" w:hAnsi="Calibri" w:hint="eastAsia"/>
              </w:rPr>
              <w:t>article</w:t>
            </w:r>
          </w:p>
        </w:tc>
        <w:tc>
          <w:tcPr>
            <w:tcW w:w="1246" w:type="dxa"/>
            <w:vAlign w:val="center"/>
          </w:tcPr>
          <w:p w14:paraId="3E7F6724" w14:textId="77777777" w:rsidR="00925B3F" w:rsidRDefault="00925B3F" w:rsidP="00A848E8">
            <w:pPr>
              <w:spacing w:line="360" w:lineRule="auto"/>
              <w:jc w:val="center"/>
              <w:rPr>
                <w:rFonts w:ascii="Calibri" w:hAnsi="Calibri"/>
              </w:rPr>
            </w:pPr>
            <w:r>
              <w:rPr>
                <w:rFonts w:ascii="Calibri" w:hAnsi="Calibri" w:hint="eastAsia"/>
              </w:rPr>
              <w:t>String</w:t>
            </w:r>
          </w:p>
        </w:tc>
        <w:tc>
          <w:tcPr>
            <w:tcW w:w="1275" w:type="dxa"/>
            <w:vAlign w:val="center"/>
          </w:tcPr>
          <w:p w14:paraId="38A499A9" w14:textId="77777777" w:rsidR="00925B3F" w:rsidRDefault="00925B3F" w:rsidP="00A848E8">
            <w:pPr>
              <w:spacing w:line="360" w:lineRule="auto"/>
              <w:jc w:val="center"/>
              <w:rPr>
                <w:rFonts w:ascii="Calibri" w:hAnsi="Calibri"/>
              </w:rPr>
            </w:pPr>
            <w:r>
              <w:rPr>
                <w:rFonts w:ascii="Calibri" w:hAnsi="Calibri" w:hint="eastAsia"/>
              </w:rPr>
              <w:t>网页爬取</w:t>
            </w:r>
          </w:p>
        </w:tc>
        <w:tc>
          <w:tcPr>
            <w:tcW w:w="1275" w:type="dxa"/>
            <w:vAlign w:val="center"/>
          </w:tcPr>
          <w:p w14:paraId="1DA7AA1C" w14:textId="77777777" w:rsidR="00925B3F" w:rsidRDefault="00925B3F" w:rsidP="00A848E8">
            <w:pPr>
              <w:spacing w:line="360" w:lineRule="auto"/>
              <w:jc w:val="center"/>
              <w:rPr>
                <w:rFonts w:ascii="Calibri" w:hAnsi="Calibri"/>
              </w:rPr>
            </w:pPr>
            <w:r>
              <w:rPr>
                <w:rFonts w:ascii="Calibri" w:hAnsi="Calibri" w:hint="eastAsia"/>
              </w:rPr>
              <w:t>新浪网</w:t>
            </w:r>
          </w:p>
        </w:tc>
        <w:tc>
          <w:tcPr>
            <w:tcW w:w="1522" w:type="dxa"/>
            <w:vAlign w:val="center"/>
          </w:tcPr>
          <w:p w14:paraId="4435B31D" w14:textId="77777777" w:rsidR="00925B3F" w:rsidRDefault="00925B3F" w:rsidP="00A848E8">
            <w:pPr>
              <w:spacing w:line="360" w:lineRule="auto"/>
              <w:jc w:val="center"/>
              <w:rPr>
                <w:rFonts w:ascii="Calibri" w:hAnsi="Calibri"/>
              </w:rPr>
            </w:pPr>
            <w:r>
              <w:rPr>
                <w:rFonts w:ascii="Calibri" w:hAnsi="Calibri" w:hint="eastAsia"/>
              </w:rPr>
              <w:t>添加到实体</w:t>
            </w:r>
          </w:p>
        </w:tc>
      </w:tr>
      <w:tr w:rsidR="00925B3F" w14:paraId="0B789AE5" w14:textId="77777777" w:rsidTr="00A848E8">
        <w:trPr>
          <w:trHeight w:val="255"/>
          <w:jc w:val="center"/>
        </w:trPr>
        <w:tc>
          <w:tcPr>
            <w:tcW w:w="1465" w:type="dxa"/>
            <w:vAlign w:val="center"/>
          </w:tcPr>
          <w:p w14:paraId="3BAA057B" w14:textId="77777777" w:rsidR="00925B3F" w:rsidRDefault="00925B3F" w:rsidP="00A848E8">
            <w:pPr>
              <w:spacing w:before="20" w:after="20" w:line="360" w:lineRule="auto"/>
              <w:jc w:val="center"/>
              <w:rPr>
                <w:rFonts w:ascii="Calibri" w:hAnsi="Calibri"/>
              </w:rPr>
            </w:pPr>
            <w:r>
              <w:rPr>
                <w:rFonts w:ascii="Calibri" w:hAnsi="Calibri" w:hint="eastAsia"/>
              </w:rPr>
              <w:t>新闻关键字</w:t>
            </w:r>
          </w:p>
        </w:tc>
        <w:tc>
          <w:tcPr>
            <w:tcW w:w="1154" w:type="dxa"/>
            <w:vAlign w:val="center"/>
          </w:tcPr>
          <w:p w14:paraId="04A120DF" w14:textId="77777777" w:rsidR="00925B3F" w:rsidRDefault="00925B3F" w:rsidP="00A848E8">
            <w:pPr>
              <w:spacing w:before="20" w:after="20" w:line="360" w:lineRule="auto"/>
              <w:jc w:val="center"/>
              <w:rPr>
                <w:rFonts w:ascii="Calibri" w:hAnsi="Calibri"/>
              </w:rPr>
            </w:pPr>
            <w:r>
              <w:rPr>
                <w:rFonts w:ascii="Calibri" w:hAnsi="Calibri" w:hint="eastAsia"/>
              </w:rPr>
              <w:t>keyword</w:t>
            </w:r>
          </w:p>
        </w:tc>
        <w:tc>
          <w:tcPr>
            <w:tcW w:w="1246" w:type="dxa"/>
            <w:vAlign w:val="center"/>
          </w:tcPr>
          <w:p w14:paraId="3476AEAE" w14:textId="77777777" w:rsidR="00925B3F" w:rsidRDefault="00925B3F" w:rsidP="00A848E8">
            <w:pPr>
              <w:spacing w:line="360" w:lineRule="auto"/>
              <w:jc w:val="center"/>
              <w:rPr>
                <w:rFonts w:ascii="Calibri" w:hAnsi="Calibri"/>
              </w:rPr>
            </w:pPr>
            <w:r>
              <w:rPr>
                <w:rFonts w:ascii="Calibri" w:hAnsi="Calibri" w:hint="eastAsia"/>
              </w:rPr>
              <w:t>String</w:t>
            </w:r>
          </w:p>
        </w:tc>
        <w:tc>
          <w:tcPr>
            <w:tcW w:w="1275" w:type="dxa"/>
            <w:vAlign w:val="center"/>
          </w:tcPr>
          <w:p w14:paraId="48180E5F" w14:textId="77777777" w:rsidR="00925B3F" w:rsidRDefault="00925B3F" w:rsidP="00A848E8">
            <w:pPr>
              <w:spacing w:line="360" w:lineRule="auto"/>
              <w:jc w:val="center"/>
              <w:rPr>
                <w:rFonts w:ascii="Calibri" w:hAnsi="Calibri"/>
              </w:rPr>
            </w:pPr>
            <w:r>
              <w:rPr>
                <w:rFonts w:ascii="Calibri" w:hAnsi="Calibri" w:hint="eastAsia"/>
              </w:rPr>
              <w:t>网页爬取</w:t>
            </w:r>
          </w:p>
        </w:tc>
        <w:tc>
          <w:tcPr>
            <w:tcW w:w="1275" w:type="dxa"/>
            <w:vAlign w:val="center"/>
          </w:tcPr>
          <w:p w14:paraId="5DEC1F16" w14:textId="77777777" w:rsidR="00925B3F" w:rsidRDefault="00925B3F" w:rsidP="00A848E8">
            <w:pPr>
              <w:spacing w:line="360" w:lineRule="auto"/>
              <w:jc w:val="center"/>
              <w:rPr>
                <w:rFonts w:ascii="Calibri" w:hAnsi="Calibri"/>
              </w:rPr>
            </w:pPr>
            <w:r>
              <w:rPr>
                <w:rFonts w:ascii="Calibri" w:hAnsi="Calibri" w:hint="eastAsia"/>
              </w:rPr>
              <w:t>新浪网</w:t>
            </w:r>
          </w:p>
        </w:tc>
        <w:tc>
          <w:tcPr>
            <w:tcW w:w="1522" w:type="dxa"/>
            <w:vAlign w:val="center"/>
          </w:tcPr>
          <w:p w14:paraId="46718142" w14:textId="77777777" w:rsidR="00925B3F" w:rsidRDefault="00925B3F" w:rsidP="00A848E8">
            <w:pPr>
              <w:spacing w:line="360" w:lineRule="auto"/>
              <w:jc w:val="center"/>
              <w:rPr>
                <w:rFonts w:ascii="Calibri" w:hAnsi="Calibri"/>
              </w:rPr>
            </w:pPr>
            <w:r>
              <w:rPr>
                <w:rFonts w:ascii="Calibri" w:hAnsi="Calibri" w:hint="eastAsia"/>
              </w:rPr>
              <w:t>添加到实体</w:t>
            </w:r>
          </w:p>
        </w:tc>
      </w:tr>
      <w:tr w:rsidR="00925B3F" w14:paraId="2F2B0C7A" w14:textId="77777777" w:rsidTr="00A848E8">
        <w:trPr>
          <w:trHeight w:val="230"/>
          <w:jc w:val="center"/>
        </w:trPr>
        <w:tc>
          <w:tcPr>
            <w:tcW w:w="1465" w:type="dxa"/>
            <w:vAlign w:val="center"/>
          </w:tcPr>
          <w:p w14:paraId="2CDAF578" w14:textId="77777777" w:rsidR="00925B3F" w:rsidRDefault="00925B3F" w:rsidP="00A848E8">
            <w:pPr>
              <w:spacing w:before="20" w:after="20" w:line="360" w:lineRule="auto"/>
              <w:jc w:val="center"/>
              <w:rPr>
                <w:rFonts w:ascii="Calibri" w:hAnsi="Calibri"/>
              </w:rPr>
            </w:pPr>
            <w:r>
              <w:rPr>
                <w:rFonts w:ascii="Calibri" w:hAnsi="Calibri" w:hint="eastAsia"/>
              </w:rPr>
              <w:t>发布时间</w:t>
            </w:r>
          </w:p>
        </w:tc>
        <w:tc>
          <w:tcPr>
            <w:tcW w:w="1154" w:type="dxa"/>
            <w:vAlign w:val="center"/>
          </w:tcPr>
          <w:p w14:paraId="6707D1DC" w14:textId="77777777" w:rsidR="00925B3F" w:rsidRDefault="00925B3F" w:rsidP="00A848E8">
            <w:pPr>
              <w:spacing w:before="20" w:after="20" w:line="360" w:lineRule="auto"/>
              <w:jc w:val="center"/>
              <w:rPr>
                <w:rFonts w:ascii="Calibri" w:hAnsi="Calibri"/>
              </w:rPr>
            </w:pPr>
            <w:proofErr w:type="spellStart"/>
            <w:r>
              <w:rPr>
                <w:rFonts w:ascii="Calibri" w:hAnsi="Calibri" w:hint="eastAsia"/>
              </w:rPr>
              <w:t>ctime</w:t>
            </w:r>
            <w:proofErr w:type="spellEnd"/>
          </w:p>
        </w:tc>
        <w:tc>
          <w:tcPr>
            <w:tcW w:w="1246" w:type="dxa"/>
            <w:vAlign w:val="center"/>
          </w:tcPr>
          <w:p w14:paraId="320AD9E3" w14:textId="77777777" w:rsidR="00925B3F" w:rsidRDefault="00925B3F" w:rsidP="00A848E8">
            <w:pPr>
              <w:spacing w:line="360" w:lineRule="auto"/>
              <w:jc w:val="center"/>
              <w:rPr>
                <w:rFonts w:ascii="Calibri" w:hAnsi="Calibri"/>
              </w:rPr>
            </w:pPr>
            <w:r>
              <w:rPr>
                <w:rFonts w:ascii="Calibri" w:hAnsi="Calibri" w:hint="eastAsia"/>
              </w:rPr>
              <w:t>String</w:t>
            </w:r>
          </w:p>
        </w:tc>
        <w:tc>
          <w:tcPr>
            <w:tcW w:w="1275" w:type="dxa"/>
            <w:vAlign w:val="center"/>
          </w:tcPr>
          <w:p w14:paraId="6555A1B2" w14:textId="77777777" w:rsidR="00925B3F" w:rsidRDefault="00925B3F" w:rsidP="00A848E8">
            <w:pPr>
              <w:spacing w:line="360" w:lineRule="auto"/>
              <w:jc w:val="center"/>
              <w:rPr>
                <w:rFonts w:ascii="Calibri" w:hAnsi="Calibri"/>
              </w:rPr>
            </w:pPr>
            <w:r>
              <w:rPr>
                <w:rFonts w:ascii="Calibri" w:hAnsi="Calibri" w:hint="eastAsia"/>
              </w:rPr>
              <w:t>网页爬取</w:t>
            </w:r>
          </w:p>
        </w:tc>
        <w:tc>
          <w:tcPr>
            <w:tcW w:w="1275" w:type="dxa"/>
            <w:vAlign w:val="center"/>
          </w:tcPr>
          <w:p w14:paraId="21290767" w14:textId="77777777" w:rsidR="00925B3F" w:rsidRDefault="00925B3F" w:rsidP="00A848E8">
            <w:pPr>
              <w:spacing w:line="360" w:lineRule="auto"/>
              <w:jc w:val="center"/>
              <w:rPr>
                <w:rFonts w:ascii="Calibri" w:hAnsi="Calibri"/>
              </w:rPr>
            </w:pPr>
            <w:r>
              <w:rPr>
                <w:rFonts w:ascii="Calibri" w:hAnsi="Calibri" w:hint="eastAsia"/>
              </w:rPr>
              <w:t>新浪网</w:t>
            </w:r>
          </w:p>
        </w:tc>
        <w:tc>
          <w:tcPr>
            <w:tcW w:w="1522" w:type="dxa"/>
            <w:vAlign w:val="center"/>
          </w:tcPr>
          <w:p w14:paraId="3E0DB6D0" w14:textId="77777777" w:rsidR="00925B3F" w:rsidRDefault="00925B3F" w:rsidP="00A848E8">
            <w:pPr>
              <w:spacing w:line="360" w:lineRule="auto"/>
              <w:jc w:val="center"/>
              <w:rPr>
                <w:rFonts w:ascii="Calibri" w:hAnsi="Calibri"/>
              </w:rPr>
            </w:pPr>
            <w:r>
              <w:rPr>
                <w:rFonts w:ascii="Calibri" w:hAnsi="Calibri" w:hint="eastAsia"/>
              </w:rPr>
              <w:t>添加到实体</w:t>
            </w:r>
          </w:p>
        </w:tc>
      </w:tr>
      <w:tr w:rsidR="00925B3F" w14:paraId="022A2B64" w14:textId="77777777" w:rsidTr="00A848E8">
        <w:trPr>
          <w:trHeight w:val="357"/>
          <w:jc w:val="center"/>
        </w:trPr>
        <w:tc>
          <w:tcPr>
            <w:tcW w:w="1465" w:type="dxa"/>
            <w:vAlign w:val="center"/>
          </w:tcPr>
          <w:p w14:paraId="218A5FAA" w14:textId="77777777" w:rsidR="00925B3F" w:rsidRDefault="00925B3F" w:rsidP="00A848E8">
            <w:pPr>
              <w:spacing w:before="20" w:after="20" w:line="360" w:lineRule="auto"/>
              <w:jc w:val="center"/>
              <w:rPr>
                <w:rFonts w:ascii="Calibri" w:hAnsi="Calibri"/>
              </w:rPr>
            </w:pPr>
            <w:r>
              <w:rPr>
                <w:rFonts w:ascii="Calibri" w:hAnsi="Calibri" w:hint="eastAsia"/>
              </w:rPr>
              <w:t>新闻类型</w:t>
            </w:r>
          </w:p>
        </w:tc>
        <w:tc>
          <w:tcPr>
            <w:tcW w:w="1154" w:type="dxa"/>
            <w:vAlign w:val="center"/>
          </w:tcPr>
          <w:p w14:paraId="5484D133" w14:textId="77777777" w:rsidR="00925B3F" w:rsidRDefault="00925B3F" w:rsidP="00A848E8">
            <w:pPr>
              <w:spacing w:before="20" w:after="20" w:line="360" w:lineRule="auto"/>
              <w:jc w:val="center"/>
              <w:rPr>
                <w:rFonts w:ascii="Calibri" w:hAnsi="Calibri"/>
              </w:rPr>
            </w:pPr>
            <w:r>
              <w:rPr>
                <w:rFonts w:ascii="Calibri" w:hAnsi="Calibri" w:hint="eastAsia"/>
              </w:rPr>
              <w:t>kind</w:t>
            </w:r>
          </w:p>
        </w:tc>
        <w:tc>
          <w:tcPr>
            <w:tcW w:w="1246" w:type="dxa"/>
            <w:vAlign w:val="center"/>
          </w:tcPr>
          <w:p w14:paraId="065A8692" w14:textId="77777777" w:rsidR="00925B3F" w:rsidRDefault="00925B3F" w:rsidP="00A848E8">
            <w:pPr>
              <w:spacing w:line="360" w:lineRule="auto"/>
              <w:jc w:val="center"/>
              <w:rPr>
                <w:rFonts w:ascii="Calibri" w:hAnsi="Calibri"/>
              </w:rPr>
            </w:pPr>
            <w:r>
              <w:rPr>
                <w:rFonts w:ascii="Calibri" w:hAnsi="Calibri" w:hint="eastAsia"/>
              </w:rPr>
              <w:t>String</w:t>
            </w:r>
          </w:p>
        </w:tc>
        <w:tc>
          <w:tcPr>
            <w:tcW w:w="1275" w:type="dxa"/>
            <w:vAlign w:val="center"/>
          </w:tcPr>
          <w:p w14:paraId="59E937E0" w14:textId="77777777" w:rsidR="00925B3F" w:rsidRDefault="00925B3F" w:rsidP="00A848E8">
            <w:pPr>
              <w:spacing w:line="360" w:lineRule="auto"/>
              <w:jc w:val="center"/>
              <w:rPr>
                <w:rFonts w:ascii="Calibri" w:hAnsi="Calibri"/>
              </w:rPr>
            </w:pPr>
            <w:r>
              <w:rPr>
                <w:rFonts w:ascii="Calibri" w:hAnsi="Calibri" w:hint="eastAsia"/>
              </w:rPr>
              <w:t>网页爬取</w:t>
            </w:r>
          </w:p>
        </w:tc>
        <w:tc>
          <w:tcPr>
            <w:tcW w:w="1275" w:type="dxa"/>
            <w:vAlign w:val="center"/>
          </w:tcPr>
          <w:p w14:paraId="631165FD" w14:textId="77777777" w:rsidR="00925B3F" w:rsidRDefault="00925B3F" w:rsidP="00A848E8">
            <w:pPr>
              <w:spacing w:line="360" w:lineRule="auto"/>
              <w:jc w:val="center"/>
              <w:rPr>
                <w:rFonts w:ascii="Calibri" w:hAnsi="Calibri"/>
              </w:rPr>
            </w:pPr>
            <w:r>
              <w:rPr>
                <w:rFonts w:ascii="Calibri" w:hAnsi="Calibri" w:hint="eastAsia"/>
              </w:rPr>
              <w:t>新浪网</w:t>
            </w:r>
          </w:p>
        </w:tc>
        <w:tc>
          <w:tcPr>
            <w:tcW w:w="1522" w:type="dxa"/>
            <w:vAlign w:val="center"/>
          </w:tcPr>
          <w:p w14:paraId="2D827E0B" w14:textId="77777777" w:rsidR="00925B3F" w:rsidRDefault="00925B3F" w:rsidP="00A848E8">
            <w:pPr>
              <w:spacing w:line="360" w:lineRule="auto"/>
              <w:jc w:val="center"/>
              <w:rPr>
                <w:rFonts w:ascii="Calibri" w:hAnsi="Calibri"/>
              </w:rPr>
            </w:pPr>
            <w:r>
              <w:rPr>
                <w:rFonts w:ascii="Calibri" w:hAnsi="Calibri" w:hint="eastAsia"/>
              </w:rPr>
              <w:t>添加到实体</w:t>
            </w:r>
          </w:p>
        </w:tc>
      </w:tr>
      <w:tr w:rsidR="00925B3F" w14:paraId="6051067C" w14:textId="77777777" w:rsidTr="00A848E8">
        <w:trPr>
          <w:trHeight w:val="357"/>
          <w:jc w:val="center"/>
        </w:trPr>
        <w:tc>
          <w:tcPr>
            <w:tcW w:w="1465" w:type="dxa"/>
            <w:vAlign w:val="center"/>
          </w:tcPr>
          <w:p w14:paraId="26CF4211" w14:textId="77777777" w:rsidR="00925B3F" w:rsidRDefault="00925B3F" w:rsidP="00A848E8">
            <w:pPr>
              <w:spacing w:before="20" w:after="20" w:line="360" w:lineRule="auto"/>
              <w:jc w:val="center"/>
              <w:rPr>
                <w:rFonts w:ascii="Calibri" w:hAnsi="Calibri"/>
              </w:rPr>
            </w:pPr>
            <w:r>
              <w:rPr>
                <w:rFonts w:ascii="Calibri" w:hAnsi="Calibri" w:hint="eastAsia"/>
              </w:rPr>
              <w:t>新闻评论</w:t>
            </w:r>
          </w:p>
          <w:p w14:paraId="78265C7E" w14:textId="77777777" w:rsidR="00925B3F" w:rsidRDefault="00925B3F" w:rsidP="00A848E8">
            <w:pPr>
              <w:spacing w:before="20" w:after="20" w:line="360" w:lineRule="auto"/>
              <w:jc w:val="center"/>
              <w:rPr>
                <w:rFonts w:ascii="Calibri" w:hAnsi="Calibri"/>
              </w:rPr>
            </w:pPr>
            <w:r>
              <w:rPr>
                <w:rFonts w:ascii="Calibri" w:hAnsi="Calibri" w:hint="eastAsia"/>
              </w:rPr>
              <w:t>文件位置</w:t>
            </w:r>
          </w:p>
        </w:tc>
        <w:tc>
          <w:tcPr>
            <w:tcW w:w="1154" w:type="dxa"/>
            <w:vAlign w:val="center"/>
          </w:tcPr>
          <w:p w14:paraId="72B74834" w14:textId="77777777" w:rsidR="00925B3F" w:rsidRDefault="00925B3F" w:rsidP="00A848E8">
            <w:pPr>
              <w:spacing w:before="20" w:after="20" w:line="360" w:lineRule="auto"/>
              <w:jc w:val="center"/>
              <w:rPr>
                <w:rFonts w:ascii="Calibri" w:hAnsi="Calibri"/>
              </w:rPr>
            </w:pPr>
            <w:r>
              <w:rPr>
                <w:rFonts w:ascii="Calibri" w:hAnsi="Calibri" w:hint="eastAsia"/>
              </w:rPr>
              <w:t>comment</w:t>
            </w:r>
          </w:p>
        </w:tc>
        <w:tc>
          <w:tcPr>
            <w:tcW w:w="1246" w:type="dxa"/>
            <w:vAlign w:val="center"/>
          </w:tcPr>
          <w:p w14:paraId="7C59EB99" w14:textId="77777777" w:rsidR="00925B3F" w:rsidRDefault="00925B3F" w:rsidP="00A848E8">
            <w:pPr>
              <w:spacing w:line="360" w:lineRule="auto"/>
              <w:jc w:val="center"/>
              <w:rPr>
                <w:rFonts w:ascii="Calibri" w:hAnsi="Calibri"/>
              </w:rPr>
            </w:pPr>
            <w:r>
              <w:rPr>
                <w:rFonts w:ascii="Calibri" w:hAnsi="Calibri" w:hint="eastAsia"/>
              </w:rPr>
              <w:t>String</w:t>
            </w:r>
          </w:p>
        </w:tc>
        <w:tc>
          <w:tcPr>
            <w:tcW w:w="1275" w:type="dxa"/>
            <w:vAlign w:val="center"/>
          </w:tcPr>
          <w:p w14:paraId="20B03E66" w14:textId="77777777" w:rsidR="00925B3F" w:rsidRDefault="00925B3F" w:rsidP="00A848E8">
            <w:pPr>
              <w:spacing w:line="360" w:lineRule="auto"/>
              <w:jc w:val="center"/>
              <w:rPr>
                <w:rFonts w:ascii="Calibri" w:hAnsi="Calibri"/>
              </w:rPr>
            </w:pPr>
            <w:r>
              <w:rPr>
                <w:rFonts w:ascii="Calibri" w:hAnsi="Calibri" w:hint="eastAsia"/>
              </w:rPr>
              <w:t>网页爬取</w:t>
            </w:r>
          </w:p>
        </w:tc>
        <w:tc>
          <w:tcPr>
            <w:tcW w:w="1275" w:type="dxa"/>
            <w:vAlign w:val="center"/>
          </w:tcPr>
          <w:p w14:paraId="2456A599" w14:textId="77777777" w:rsidR="00925B3F" w:rsidRDefault="00925B3F" w:rsidP="00A848E8">
            <w:pPr>
              <w:spacing w:line="360" w:lineRule="auto"/>
              <w:jc w:val="center"/>
              <w:rPr>
                <w:rFonts w:ascii="Calibri" w:hAnsi="Calibri"/>
              </w:rPr>
            </w:pPr>
            <w:r>
              <w:rPr>
                <w:rFonts w:ascii="Calibri" w:hAnsi="Calibri" w:hint="eastAsia"/>
              </w:rPr>
              <w:t>新浪网</w:t>
            </w:r>
          </w:p>
        </w:tc>
        <w:tc>
          <w:tcPr>
            <w:tcW w:w="1522" w:type="dxa"/>
            <w:vAlign w:val="center"/>
          </w:tcPr>
          <w:p w14:paraId="2B1BB08E" w14:textId="77777777" w:rsidR="00925B3F" w:rsidRDefault="00925B3F" w:rsidP="00A848E8">
            <w:pPr>
              <w:spacing w:line="360" w:lineRule="auto"/>
              <w:jc w:val="center"/>
              <w:rPr>
                <w:rFonts w:ascii="Calibri" w:hAnsi="Calibri"/>
              </w:rPr>
            </w:pPr>
            <w:r>
              <w:rPr>
                <w:rFonts w:ascii="Calibri" w:hAnsi="Calibri" w:hint="eastAsia"/>
              </w:rPr>
              <w:t>添加到实体</w:t>
            </w:r>
          </w:p>
        </w:tc>
      </w:tr>
      <w:tr w:rsidR="00925B3F" w14:paraId="21869F94" w14:textId="77777777" w:rsidTr="00A848E8">
        <w:trPr>
          <w:trHeight w:val="230"/>
          <w:jc w:val="center"/>
        </w:trPr>
        <w:tc>
          <w:tcPr>
            <w:tcW w:w="1465" w:type="dxa"/>
            <w:vAlign w:val="center"/>
          </w:tcPr>
          <w:p w14:paraId="1F72A727" w14:textId="77777777" w:rsidR="00925B3F" w:rsidRDefault="00925B3F" w:rsidP="00A848E8">
            <w:pPr>
              <w:spacing w:line="360" w:lineRule="auto"/>
              <w:jc w:val="center"/>
              <w:rPr>
                <w:rFonts w:ascii="Calibri" w:hAnsi="Calibri"/>
              </w:rPr>
            </w:pPr>
            <w:r>
              <w:rPr>
                <w:rFonts w:ascii="Calibri" w:hAnsi="Calibri" w:hint="eastAsia"/>
              </w:rPr>
              <w:t>提交</w:t>
            </w:r>
          </w:p>
        </w:tc>
        <w:tc>
          <w:tcPr>
            <w:tcW w:w="1154" w:type="dxa"/>
            <w:vAlign w:val="center"/>
          </w:tcPr>
          <w:p w14:paraId="0C83506C" w14:textId="77777777" w:rsidR="00925B3F" w:rsidRDefault="00925B3F" w:rsidP="00A848E8">
            <w:pPr>
              <w:spacing w:line="360" w:lineRule="auto"/>
              <w:jc w:val="center"/>
              <w:rPr>
                <w:rFonts w:ascii="Calibri" w:hAnsi="Calibri"/>
              </w:rPr>
            </w:pPr>
            <w:proofErr w:type="spellStart"/>
            <w:r>
              <w:rPr>
                <w:rFonts w:ascii="Calibri" w:hAnsi="Calibri" w:hint="eastAsia"/>
              </w:rPr>
              <w:t>BtnAdd</w:t>
            </w:r>
            <w:proofErr w:type="spellEnd"/>
          </w:p>
        </w:tc>
        <w:tc>
          <w:tcPr>
            <w:tcW w:w="1246" w:type="dxa"/>
            <w:vAlign w:val="center"/>
          </w:tcPr>
          <w:p w14:paraId="24B0FD21" w14:textId="77777777" w:rsidR="00925B3F" w:rsidRDefault="00925B3F" w:rsidP="00A848E8">
            <w:pPr>
              <w:spacing w:line="360" w:lineRule="auto"/>
              <w:jc w:val="center"/>
              <w:rPr>
                <w:rFonts w:ascii="Calibri" w:hAnsi="Calibri"/>
              </w:rPr>
            </w:pPr>
            <w:r>
              <w:rPr>
                <w:rFonts w:ascii="Calibri" w:hAnsi="Calibri" w:hint="eastAsia"/>
              </w:rPr>
              <w:t>--</w:t>
            </w:r>
          </w:p>
        </w:tc>
        <w:tc>
          <w:tcPr>
            <w:tcW w:w="1275" w:type="dxa"/>
            <w:vAlign w:val="center"/>
          </w:tcPr>
          <w:p w14:paraId="34EB8FD0" w14:textId="77777777" w:rsidR="00925B3F" w:rsidRDefault="00925B3F" w:rsidP="00A848E8">
            <w:pPr>
              <w:spacing w:line="360" w:lineRule="auto"/>
              <w:jc w:val="center"/>
              <w:rPr>
                <w:rFonts w:ascii="Calibri" w:hAnsi="Calibri"/>
              </w:rPr>
            </w:pPr>
            <w:r>
              <w:rPr>
                <w:rFonts w:ascii="Calibri" w:hAnsi="Calibri" w:hint="eastAsia"/>
              </w:rPr>
              <w:t>点击按钮</w:t>
            </w:r>
          </w:p>
        </w:tc>
        <w:tc>
          <w:tcPr>
            <w:tcW w:w="1275" w:type="dxa"/>
            <w:vAlign w:val="center"/>
          </w:tcPr>
          <w:p w14:paraId="4BF8FA93" w14:textId="77777777" w:rsidR="00925B3F" w:rsidRDefault="00925B3F" w:rsidP="00A848E8">
            <w:pPr>
              <w:spacing w:line="360" w:lineRule="auto"/>
              <w:jc w:val="center"/>
              <w:rPr>
                <w:rFonts w:ascii="Calibri" w:hAnsi="Calibri"/>
              </w:rPr>
            </w:pPr>
            <w:r>
              <w:rPr>
                <w:rFonts w:ascii="Calibri" w:hAnsi="Calibri" w:hint="eastAsia"/>
              </w:rPr>
              <w:t>--</w:t>
            </w:r>
          </w:p>
        </w:tc>
        <w:tc>
          <w:tcPr>
            <w:tcW w:w="1522" w:type="dxa"/>
            <w:vAlign w:val="center"/>
          </w:tcPr>
          <w:p w14:paraId="29B1B557" w14:textId="77777777" w:rsidR="00925B3F" w:rsidRDefault="00925B3F" w:rsidP="00A848E8">
            <w:pPr>
              <w:spacing w:line="360" w:lineRule="auto"/>
              <w:jc w:val="center"/>
              <w:rPr>
                <w:rFonts w:ascii="Calibri" w:hAnsi="Calibri"/>
              </w:rPr>
            </w:pPr>
            <w:r>
              <w:rPr>
                <w:rFonts w:ascii="Calibri" w:hAnsi="Calibri" w:hint="eastAsia"/>
              </w:rPr>
              <w:t>添加到数据库</w:t>
            </w:r>
          </w:p>
        </w:tc>
      </w:tr>
    </w:tbl>
    <w:p w14:paraId="44A4A37E" w14:textId="77777777" w:rsidR="00925B3F" w:rsidRDefault="00925B3F" w:rsidP="00925B3F">
      <w:pPr>
        <w:spacing w:line="360" w:lineRule="auto"/>
        <w:rPr>
          <w:rFonts w:ascii="Calibri" w:hAnsi="Calibri"/>
          <w:bCs/>
        </w:rPr>
      </w:pPr>
      <w:r>
        <w:rPr>
          <w:rFonts w:ascii="Calibri" w:hAnsi="Calibri" w:hint="eastAsia"/>
          <w:bCs/>
        </w:rPr>
        <w:t xml:space="preserve">(3) </w:t>
      </w:r>
      <w:r>
        <w:rPr>
          <w:rFonts w:ascii="Calibri" w:hAnsi="Calibri" w:hint="eastAsia"/>
          <w:bCs/>
        </w:rPr>
        <w:t>输出项</w:t>
      </w:r>
    </w:p>
    <w:p w14:paraId="7B20F17C" w14:textId="77777777" w:rsidR="00925B3F" w:rsidRDefault="00925B3F" w:rsidP="00925B3F">
      <w:pPr>
        <w:spacing w:line="360" w:lineRule="auto"/>
        <w:ind w:leftChars="1400" w:left="3360"/>
        <w:rPr>
          <w:rFonts w:ascii="Calibri" w:hAnsi="Calibri"/>
        </w:rPr>
      </w:pPr>
      <w:r>
        <w:rPr>
          <w:rFonts w:ascii="Calibri" w:hAnsi="Calibri" w:hint="eastAsia"/>
        </w:rPr>
        <w:t>表</w:t>
      </w:r>
      <w:r>
        <w:rPr>
          <w:rFonts w:ascii="Calibri" w:hAnsi="Calibri" w:hint="eastAsia"/>
        </w:rPr>
        <w:t xml:space="preserve">5-15 </w:t>
      </w:r>
      <w:r>
        <w:rPr>
          <w:rFonts w:ascii="Calibri" w:hAnsi="Calibri" w:hint="eastAsia"/>
        </w:rPr>
        <w:t>新闻添加</w:t>
      </w:r>
      <w:r>
        <w:rPr>
          <w:rFonts w:ascii="Calibri" w:hAnsi="Calibri" w:hint="eastAsia"/>
        </w:rPr>
        <w:t>/</w:t>
      </w:r>
      <w:r>
        <w:rPr>
          <w:rFonts w:ascii="Calibri" w:hAnsi="Calibri" w:hint="eastAsia"/>
        </w:rPr>
        <w:t>修改输出项表</w:t>
      </w:r>
    </w:p>
    <w:tbl>
      <w:tblPr>
        <w:tblW w:w="7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5"/>
        <w:gridCol w:w="1609"/>
        <w:gridCol w:w="1716"/>
        <w:gridCol w:w="1609"/>
        <w:gridCol w:w="1288"/>
      </w:tblGrid>
      <w:tr w:rsidR="00925B3F" w14:paraId="4BB1B269" w14:textId="77777777" w:rsidTr="00A848E8">
        <w:trPr>
          <w:trHeight w:val="340"/>
          <w:jc w:val="center"/>
        </w:trPr>
        <w:tc>
          <w:tcPr>
            <w:tcW w:w="1680" w:type="dxa"/>
          </w:tcPr>
          <w:p w14:paraId="39DD24A6" w14:textId="77777777" w:rsidR="00925B3F" w:rsidRDefault="00925B3F" w:rsidP="00A848E8">
            <w:pPr>
              <w:spacing w:line="360" w:lineRule="auto"/>
              <w:jc w:val="center"/>
              <w:rPr>
                <w:rFonts w:ascii="Calibri" w:hAnsi="Calibri"/>
                <w:b/>
                <w:bCs/>
              </w:rPr>
            </w:pPr>
            <w:r>
              <w:rPr>
                <w:rFonts w:ascii="Calibri" w:hAnsi="Calibri" w:hint="eastAsia"/>
                <w:b/>
                <w:bCs/>
              </w:rPr>
              <w:t>名称</w:t>
            </w:r>
          </w:p>
        </w:tc>
        <w:tc>
          <w:tcPr>
            <w:tcW w:w="1575" w:type="dxa"/>
          </w:tcPr>
          <w:p w14:paraId="73D3BEDB" w14:textId="77777777" w:rsidR="00925B3F" w:rsidRDefault="00925B3F" w:rsidP="00A848E8">
            <w:pPr>
              <w:spacing w:line="360" w:lineRule="auto"/>
              <w:jc w:val="center"/>
              <w:rPr>
                <w:rFonts w:ascii="Calibri" w:hAnsi="Calibri"/>
                <w:b/>
                <w:bCs/>
              </w:rPr>
            </w:pPr>
            <w:r>
              <w:rPr>
                <w:rFonts w:ascii="Calibri" w:hAnsi="Calibri" w:hint="eastAsia"/>
                <w:b/>
                <w:bCs/>
              </w:rPr>
              <w:t>标志</w:t>
            </w:r>
          </w:p>
        </w:tc>
        <w:tc>
          <w:tcPr>
            <w:tcW w:w="1680" w:type="dxa"/>
          </w:tcPr>
          <w:p w14:paraId="1D4DCD80" w14:textId="77777777" w:rsidR="00925B3F" w:rsidRDefault="00925B3F" w:rsidP="00A848E8">
            <w:pPr>
              <w:spacing w:line="360" w:lineRule="auto"/>
              <w:jc w:val="center"/>
              <w:rPr>
                <w:rFonts w:ascii="Calibri" w:hAnsi="Calibri"/>
                <w:b/>
                <w:bCs/>
              </w:rPr>
            </w:pPr>
            <w:r>
              <w:rPr>
                <w:rFonts w:ascii="Calibri" w:hAnsi="Calibri" w:hint="eastAsia"/>
                <w:b/>
                <w:bCs/>
              </w:rPr>
              <w:t>数据类型</w:t>
            </w:r>
          </w:p>
        </w:tc>
        <w:tc>
          <w:tcPr>
            <w:tcW w:w="1575" w:type="dxa"/>
          </w:tcPr>
          <w:p w14:paraId="4CD15761" w14:textId="77777777" w:rsidR="00925B3F" w:rsidRDefault="00925B3F" w:rsidP="00A848E8">
            <w:pPr>
              <w:spacing w:line="360" w:lineRule="auto"/>
              <w:jc w:val="center"/>
              <w:rPr>
                <w:rFonts w:ascii="Calibri" w:hAnsi="Calibri"/>
                <w:b/>
                <w:bCs/>
              </w:rPr>
            </w:pPr>
            <w:r>
              <w:rPr>
                <w:rFonts w:ascii="Calibri" w:hAnsi="Calibri" w:hint="eastAsia"/>
                <w:b/>
                <w:bCs/>
              </w:rPr>
              <w:t>输出方式</w:t>
            </w:r>
          </w:p>
        </w:tc>
        <w:tc>
          <w:tcPr>
            <w:tcW w:w="1261" w:type="dxa"/>
          </w:tcPr>
          <w:p w14:paraId="161200B4" w14:textId="77777777" w:rsidR="00925B3F" w:rsidRDefault="00925B3F" w:rsidP="00A848E8">
            <w:pPr>
              <w:spacing w:line="360" w:lineRule="auto"/>
              <w:jc w:val="center"/>
              <w:rPr>
                <w:rFonts w:ascii="Calibri" w:hAnsi="Calibri"/>
                <w:b/>
                <w:bCs/>
              </w:rPr>
            </w:pPr>
            <w:r>
              <w:rPr>
                <w:rFonts w:ascii="Calibri" w:hAnsi="Calibri" w:hint="eastAsia"/>
                <w:b/>
                <w:bCs/>
              </w:rPr>
              <w:t>输出媒介</w:t>
            </w:r>
          </w:p>
        </w:tc>
      </w:tr>
      <w:tr w:rsidR="00925B3F" w14:paraId="3B48E54D" w14:textId="77777777" w:rsidTr="00A848E8">
        <w:trPr>
          <w:trHeight w:val="132"/>
          <w:jc w:val="center"/>
        </w:trPr>
        <w:tc>
          <w:tcPr>
            <w:tcW w:w="1680" w:type="dxa"/>
          </w:tcPr>
          <w:p w14:paraId="7B1648BF" w14:textId="77777777" w:rsidR="00925B3F" w:rsidRDefault="00925B3F" w:rsidP="00A848E8">
            <w:pPr>
              <w:spacing w:line="360" w:lineRule="auto"/>
              <w:jc w:val="center"/>
              <w:rPr>
                <w:rFonts w:ascii="Calibri" w:hAnsi="Calibri"/>
              </w:rPr>
            </w:pPr>
            <w:r>
              <w:rPr>
                <w:rFonts w:ascii="Calibri" w:hAnsi="Calibri" w:hint="eastAsia"/>
              </w:rPr>
              <w:t>新闻</w:t>
            </w:r>
            <w:r>
              <w:rPr>
                <w:rFonts w:ascii="Calibri" w:hAnsi="Calibri" w:hint="eastAsia"/>
              </w:rPr>
              <w:t>ID</w:t>
            </w:r>
          </w:p>
        </w:tc>
        <w:tc>
          <w:tcPr>
            <w:tcW w:w="1575" w:type="dxa"/>
          </w:tcPr>
          <w:p w14:paraId="20F1C917" w14:textId="77777777" w:rsidR="00925B3F" w:rsidRDefault="00925B3F" w:rsidP="00A848E8">
            <w:pPr>
              <w:spacing w:line="360" w:lineRule="auto"/>
              <w:jc w:val="center"/>
              <w:rPr>
                <w:rFonts w:ascii="Calibri" w:hAnsi="Calibri"/>
              </w:rPr>
            </w:pPr>
            <w:proofErr w:type="spellStart"/>
            <w:r>
              <w:rPr>
                <w:rFonts w:ascii="Calibri" w:hAnsi="Calibri" w:hint="eastAsia"/>
              </w:rPr>
              <w:t>NewsId</w:t>
            </w:r>
            <w:proofErr w:type="spellEnd"/>
          </w:p>
        </w:tc>
        <w:tc>
          <w:tcPr>
            <w:tcW w:w="1680" w:type="dxa"/>
          </w:tcPr>
          <w:p w14:paraId="76BC3B03" w14:textId="77777777" w:rsidR="00925B3F" w:rsidRDefault="00925B3F" w:rsidP="00A848E8">
            <w:pPr>
              <w:spacing w:line="360" w:lineRule="auto"/>
              <w:jc w:val="center"/>
              <w:rPr>
                <w:rFonts w:ascii="Calibri" w:hAnsi="Calibri"/>
              </w:rPr>
            </w:pPr>
            <w:r>
              <w:rPr>
                <w:rFonts w:ascii="Calibri" w:hAnsi="Calibri" w:hint="eastAsia"/>
              </w:rPr>
              <w:t>int</w:t>
            </w:r>
          </w:p>
        </w:tc>
        <w:tc>
          <w:tcPr>
            <w:tcW w:w="1575" w:type="dxa"/>
          </w:tcPr>
          <w:p w14:paraId="2E30E31E" w14:textId="77777777" w:rsidR="00925B3F" w:rsidRDefault="00925B3F" w:rsidP="00A848E8">
            <w:pPr>
              <w:spacing w:line="360" w:lineRule="auto"/>
              <w:jc w:val="center"/>
              <w:rPr>
                <w:rFonts w:ascii="Calibri" w:hAnsi="Calibri"/>
              </w:rPr>
            </w:pPr>
            <w:r>
              <w:rPr>
                <w:rFonts w:ascii="Calibri" w:hAnsi="Calibri" w:hint="eastAsia"/>
              </w:rPr>
              <w:t>写入数据库</w:t>
            </w:r>
          </w:p>
        </w:tc>
        <w:tc>
          <w:tcPr>
            <w:tcW w:w="1261" w:type="dxa"/>
          </w:tcPr>
          <w:p w14:paraId="2485C7A6" w14:textId="77777777" w:rsidR="00925B3F" w:rsidRDefault="00925B3F" w:rsidP="00A848E8">
            <w:pPr>
              <w:spacing w:line="360" w:lineRule="auto"/>
              <w:jc w:val="center"/>
              <w:rPr>
                <w:rFonts w:ascii="Calibri" w:hAnsi="Calibri"/>
              </w:rPr>
            </w:pPr>
            <w:r>
              <w:rPr>
                <w:rFonts w:ascii="Calibri" w:hAnsi="Calibri" w:hint="eastAsia"/>
              </w:rPr>
              <w:t>数据库</w:t>
            </w:r>
          </w:p>
        </w:tc>
      </w:tr>
      <w:tr w:rsidR="00925B3F" w14:paraId="1CE89738" w14:textId="77777777" w:rsidTr="00A848E8">
        <w:trPr>
          <w:trHeight w:val="236"/>
          <w:jc w:val="center"/>
        </w:trPr>
        <w:tc>
          <w:tcPr>
            <w:tcW w:w="1680" w:type="dxa"/>
          </w:tcPr>
          <w:p w14:paraId="76918513" w14:textId="77777777" w:rsidR="00925B3F" w:rsidRDefault="00925B3F" w:rsidP="00A848E8">
            <w:pPr>
              <w:spacing w:line="360" w:lineRule="auto"/>
              <w:jc w:val="center"/>
              <w:rPr>
                <w:rFonts w:ascii="Calibri" w:hAnsi="Calibri"/>
              </w:rPr>
            </w:pPr>
            <w:r>
              <w:rPr>
                <w:rFonts w:ascii="Calibri" w:hAnsi="Calibri" w:hint="eastAsia"/>
              </w:rPr>
              <w:t>信息标题</w:t>
            </w:r>
          </w:p>
        </w:tc>
        <w:tc>
          <w:tcPr>
            <w:tcW w:w="1575" w:type="dxa"/>
          </w:tcPr>
          <w:p w14:paraId="47AB1C65" w14:textId="77777777" w:rsidR="00925B3F" w:rsidRDefault="00925B3F" w:rsidP="00A848E8">
            <w:pPr>
              <w:spacing w:line="360" w:lineRule="auto"/>
              <w:jc w:val="center"/>
              <w:rPr>
                <w:rFonts w:ascii="Calibri" w:hAnsi="Calibri"/>
              </w:rPr>
            </w:pPr>
            <w:proofErr w:type="spellStart"/>
            <w:r>
              <w:rPr>
                <w:rFonts w:ascii="Calibri" w:hAnsi="Calibri" w:hint="eastAsia"/>
              </w:rPr>
              <w:t>NewsTitle</w:t>
            </w:r>
            <w:proofErr w:type="spellEnd"/>
          </w:p>
        </w:tc>
        <w:tc>
          <w:tcPr>
            <w:tcW w:w="1680" w:type="dxa"/>
          </w:tcPr>
          <w:p w14:paraId="0A6D1727" w14:textId="77777777" w:rsidR="00925B3F" w:rsidRDefault="00925B3F" w:rsidP="00A848E8">
            <w:pPr>
              <w:spacing w:line="360" w:lineRule="auto"/>
              <w:jc w:val="center"/>
              <w:rPr>
                <w:rFonts w:ascii="Calibri" w:hAnsi="Calibri"/>
              </w:rPr>
            </w:pPr>
            <w:r>
              <w:rPr>
                <w:rFonts w:ascii="Calibri" w:hAnsi="Calibri" w:hint="eastAsia"/>
              </w:rPr>
              <w:t>varchar</w:t>
            </w:r>
          </w:p>
        </w:tc>
        <w:tc>
          <w:tcPr>
            <w:tcW w:w="1575" w:type="dxa"/>
          </w:tcPr>
          <w:p w14:paraId="161DD916" w14:textId="77777777" w:rsidR="00925B3F" w:rsidRDefault="00925B3F" w:rsidP="00A848E8">
            <w:pPr>
              <w:spacing w:line="360" w:lineRule="auto"/>
              <w:jc w:val="center"/>
              <w:rPr>
                <w:rFonts w:ascii="Calibri" w:hAnsi="Calibri"/>
              </w:rPr>
            </w:pPr>
            <w:r>
              <w:rPr>
                <w:rFonts w:ascii="Calibri" w:hAnsi="Calibri" w:hint="eastAsia"/>
              </w:rPr>
              <w:t>写入数据库</w:t>
            </w:r>
          </w:p>
        </w:tc>
        <w:tc>
          <w:tcPr>
            <w:tcW w:w="1261" w:type="dxa"/>
          </w:tcPr>
          <w:p w14:paraId="121DD106" w14:textId="77777777" w:rsidR="00925B3F" w:rsidRDefault="00925B3F" w:rsidP="00A848E8">
            <w:pPr>
              <w:spacing w:line="360" w:lineRule="auto"/>
              <w:jc w:val="center"/>
              <w:rPr>
                <w:rFonts w:ascii="Calibri" w:hAnsi="Calibri"/>
              </w:rPr>
            </w:pPr>
            <w:r>
              <w:rPr>
                <w:rFonts w:ascii="Calibri" w:hAnsi="Calibri" w:hint="eastAsia"/>
              </w:rPr>
              <w:t>数据库</w:t>
            </w:r>
          </w:p>
        </w:tc>
      </w:tr>
      <w:tr w:rsidR="00925B3F" w14:paraId="022290CA" w14:textId="77777777" w:rsidTr="00A848E8">
        <w:trPr>
          <w:trHeight w:val="197"/>
          <w:jc w:val="center"/>
        </w:trPr>
        <w:tc>
          <w:tcPr>
            <w:tcW w:w="1680" w:type="dxa"/>
          </w:tcPr>
          <w:p w14:paraId="21FDF020" w14:textId="77777777" w:rsidR="00925B3F" w:rsidRDefault="00925B3F" w:rsidP="00A848E8">
            <w:pPr>
              <w:spacing w:line="360" w:lineRule="auto"/>
              <w:jc w:val="center"/>
              <w:rPr>
                <w:rFonts w:ascii="Calibri" w:hAnsi="Calibri"/>
              </w:rPr>
            </w:pPr>
            <w:r>
              <w:rPr>
                <w:rFonts w:ascii="Calibri" w:hAnsi="Calibri" w:hint="eastAsia"/>
              </w:rPr>
              <w:t>发布人</w:t>
            </w:r>
          </w:p>
        </w:tc>
        <w:tc>
          <w:tcPr>
            <w:tcW w:w="1575" w:type="dxa"/>
          </w:tcPr>
          <w:p w14:paraId="25F1B89E" w14:textId="77777777" w:rsidR="00925B3F" w:rsidRDefault="00925B3F" w:rsidP="00A848E8">
            <w:pPr>
              <w:spacing w:line="360" w:lineRule="auto"/>
              <w:jc w:val="center"/>
              <w:rPr>
                <w:rFonts w:ascii="Calibri" w:hAnsi="Calibri"/>
              </w:rPr>
            </w:pPr>
            <w:proofErr w:type="spellStart"/>
            <w:r>
              <w:rPr>
                <w:rFonts w:ascii="Calibri" w:hAnsi="Calibri" w:hint="eastAsia"/>
              </w:rPr>
              <w:t>ReleaseMan</w:t>
            </w:r>
            <w:proofErr w:type="spellEnd"/>
          </w:p>
        </w:tc>
        <w:tc>
          <w:tcPr>
            <w:tcW w:w="1680" w:type="dxa"/>
          </w:tcPr>
          <w:p w14:paraId="454459B1" w14:textId="77777777" w:rsidR="00925B3F" w:rsidRDefault="00925B3F" w:rsidP="00A848E8">
            <w:pPr>
              <w:spacing w:line="360" w:lineRule="auto"/>
              <w:jc w:val="center"/>
              <w:rPr>
                <w:rFonts w:ascii="Calibri" w:hAnsi="Calibri"/>
              </w:rPr>
            </w:pPr>
            <w:r>
              <w:rPr>
                <w:rFonts w:ascii="Calibri" w:hAnsi="Calibri" w:hint="eastAsia"/>
              </w:rPr>
              <w:t>varchar</w:t>
            </w:r>
          </w:p>
        </w:tc>
        <w:tc>
          <w:tcPr>
            <w:tcW w:w="1575" w:type="dxa"/>
          </w:tcPr>
          <w:p w14:paraId="6A31C266" w14:textId="77777777" w:rsidR="00925B3F" w:rsidRDefault="00925B3F" w:rsidP="00A848E8">
            <w:pPr>
              <w:spacing w:line="360" w:lineRule="auto"/>
              <w:jc w:val="center"/>
              <w:rPr>
                <w:rFonts w:ascii="Calibri" w:hAnsi="Calibri"/>
              </w:rPr>
            </w:pPr>
            <w:r>
              <w:rPr>
                <w:rFonts w:ascii="Calibri" w:hAnsi="Calibri" w:hint="eastAsia"/>
              </w:rPr>
              <w:t>写入数据库</w:t>
            </w:r>
          </w:p>
        </w:tc>
        <w:tc>
          <w:tcPr>
            <w:tcW w:w="1261" w:type="dxa"/>
          </w:tcPr>
          <w:p w14:paraId="11FBC0DD" w14:textId="77777777" w:rsidR="00925B3F" w:rsidRDefault="00925B3F" w:rsidP="00A848E8">
            <w:pPr>
              <w:spacing w:line="360" w:lineRule="auto"/>
              <w:jc w:val="center"/>
              <w:rPr>
                <w:rFonts w:ascii="Calibri" w:hAnsi="Calibri"/>
              </w:rPr>
            </w:pPr>
            <w:r>
              <w:rPr>
                <w:rFonts w:ascii="Calibri" w:hAnsi="Calibri" w:hint="eastAsia"/>
              </w:rPr>
              <w:t>数据库</w:t>
            </w:r>
          </w:p>
        </w:tc>
      </w:tr>
      <w:tr w:rsidR="00925B3F" w14:paraId="2A14DB51" w14:textId="77777777" w:rsidTr="00A848E8">
        <w:trPr>
          <w:trHeight w:val="173"/>
          <w:jc w:val="center"/>
        </w:trPr>
        <w:tc>
          <w:tcPr>
            <w:tcW w:w="1680" w:type="dxa"/>
          </w:tcPr>
          <w:p w14:paraId="03195932" w14:textId="77777777" w:rsidR="00925B3F" w:rsidRDefault="00925B3F" w:rsidP="00A848E8">
            <w:pPr>
              <w:spacing w:line="360" w:lineRule="auto"/>
              <w:jc w:val="center"/>
              <w:rPr>
                <w:rFonts w:ascii="Calibri" w:hAnsi="Calibri"/>
              </w:rPr>
            </w:pPr>
            <w:r>
              <w:rPr>
                <w:rFonts w:ascii="Calibri" w:hAnsi="Calibri" w:hint="eastAsia"/>
              </w:rPr>
              <w:t>发布时间</w:t>
            </w:r>
          </w:p>
        </w:tc>
        <w:tc>
          <w:tcPr>
            <w:tcW w:w="1575" w:type="dxa"/>
          </w:tcPr>
          <w:p w14:paraId="7E7F9566" w14:textId="77777777" w:rsidR="00925B3F" w:rsidRDefault="00925B3F" w:rsidP="00A848E8">
            <w:pPr>
              <w:spacing w:line="360" w:lineRule="auto"/>
              <w:jc w:val="center"/>
              <w:rPr>
                <w:rFonts w:ascii="Calibri" w:hAnsi="Calibri"/>
              </w:rPr>
            </w:pPr>
            <w:proofErr w:type="spellStart"/>
            <w:r>
              <w:rPr>
                <w:rFonts w:ascii="Calibri" w:hAnsi="Calibri" w:hint="eastAsia"/>
              </w:rPr>
              <w:t>ReleaseDate</w:t>
            </w:r>
            <w:proofErr w:type="spellEnd"/>
          </w:p>
        </w:tc>
        <w:tc>
          <w:tcPr>
            <w:tcW w:w="1680" w:type="dxa"/>
          </w:tcPr>
          <w:p w14:paraId="7F9370C4" w14:textId="77777777" w:rsidR="00925B3F" w:rsidRDefault="00925B3F" w:rsidP="00A848E8">
            <w:pPr>
              <w:spacing w:line="360" w:lineRule="auto"/>
              <w:jc w:val="center"/>
              <w:rPr>
                <w:rFonts w:ascii="Calibri" w:hAnsi="Calibri"/>
              </w:rPr>
            </w:pPr>
            <w:r>
              <w:rPr>
                <w:rFonts w:ascii="Calibri" w:hAnsi="Calibri" w:hint="eastAsia"/>
              </w:rPr>
              <w:t>varchar</w:t>
            </w:r>
          </w:p>
        </w:tc>
        <w:tc>
          <w:tcPr>
            <w:tcW w:w="1575" w:type="dxa"/>
          </w:tcPr>
          <w:p w14:paraId="565A1E8A" w14:textId="77777777" w:rsidR="00925B3F" w:rsidRDefault="00925B3F" w:rsidP="00A848E8">
            <w:pPr>
              <w:spacing w:line="360" w:lineRule="auto"/>
              <w:jc w:val="center"/>
              <w:rPr>
                <w:rFonts w:ascii="Calibri" w:hAnsi="Calibri"/>
              </w:rPr>
            </w:pPr>
            <w:r>
              <w:rPr>
                <w:rFonts w:ascii="Calibri" w:hAnsi="Calibri" w:hint="eastAsia"/>
              </w:rPr>
              <w:t>写入数据库</w:t>
            </w:r>
          </w:p>
        </w:tc>
        <w:tc>
          <w:tcPr>
            <w:tcW w:w="1261" w:type="dxa"/>
          </w:tcPr>
          <w:p w14:paraId="5A528067" w14:textId="77777777" w:rsidR="00925B3F" w:rsidRDefault="00925B3F" w:rsidP="00A848E8">
            <w:pPr>
              <w:spacing w:line="360" w:lineRule="auto"/>
              <w:jc w:val="center"/>
              <w:rPr>
                <w:rFonts w:ascii="Calibri" w:hAnsi="Calibri"/>
              </w:rPr>
            </w:pPr>
            <w:r>
              <w:rPr>
                <w:rFonts w:ascii="Calibri" w:hAnsi="Calibri" w:hint="eastAsia"/>
              </w:rPr>
              <w:t>数据库</w:t>
            </w:r>
          </w:p>
        </w:tc>
      </w:tr>
    </w:tbl>
    <w:p w14:paraId="7D2E7B7A" w14:textId="77777777" w:rsidR="00925B3F" w:rsidRDefault="00925B3F" w:rsidP="00925B3F">
      <w:pPr>
        <w:spacing w:line="360" w:lineRule="auto"/>
        <w:rPr>
          <w:rFonts w:ascii="Calibri" w:hAnsi="Calibri"/>
        </w:rPr>
      </w:pPr>
      <w:r>
        <w:rPr>
          <w:rFonts w:ascii="Calibri" w:hAnsi="Calibri" w:hint="eastAsia"/>
          <w:bCs/>
        </w:rPr>
        <w:lastRenderedPageBreak/>
        <w:t xml:space="preserve">(4) </w:t>
      </w:r>
      <w:r>
        <w:rPr>
          <w:rFonts w:ascii="Calibri" w:hAnsi="Calibri" w:hint="eastAsia"/>
          <w:bCs/>
        </w:rPr>
        <w:t>逻辑流程</w:t>
      </w:r>
      <w:r>
        <w:rPr>
          <w:rFonts w:ascii="Calibri" w:hAnsi="Calibri" w:hint="eastAsia"/>
          <w:b/>
          <w:sz w:val="28"/>
          <w:szCs w:val="28"/>
        </w:rPr>
        <w:br/>
      </w:r>
      <w:r>
        <w:rPr>
          <w:rFonts w:ascii="Calibri" w:hAnsi="Calibri" w:hint="eastAsia"/>
          <w:noProof/>
        </w:rPr>
        <w:drawing>
          <wp:inline distT="0" distB="0" distL="114300" distR="114300" wp14:anchorId="7D4AFCDB" wp14:editId="40D357C4">
            <wp:extent cx="5272405" cy="7015480"/>
            <wp:effectExtent l="0" t="0" r="0" b="0"/>
            <wp:docPr id="21" name="图片 2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未命名文件"/>
                    <pic:cNvPicPr>
                      <a:picLocks noChangeAspect="1"/>
                    </pic:cNvPicPr>
                  </pic:nvPicPr>
                  <pic:blipFill>
                    <a:blip r:embed="rId30"/>
                    <a:stretch>
                      <a:fillRect/>
                    </a:stretch>
                  </pic:blipFill>
                  <pic:spPr>
                    <a:xfrm>
                      <a:off x="0" y="0"/>
                      <a:ext cx="5272405" cy="7015480"/>
                    </a:xfrm>
                    <a:prstGeom prst="rect">
                      <a:avLst/>
                    </a:prstGeom>
                  </pic:spPr>
                </pic:pic>
              </a:graphicData>
            </a:graphic>
          </wp:inline>
        </w:drawing>
      </w:r>
    </w:p>
    <w:p w14:paraId="7B43FB57" w14:textId="77777777" w:rsidR="00925B3F" w:rsidRDefault="00925B3F" w:rsidP="00925B3F">
      <w:pPr>
        <w:spacing w:line="360" w:lineRule="auto"/>
        <w:ind w:leftChars="1400" w:left="3360"/>
        <w:rPr>
          <w:rFonts w:ascii="Calibri" w:hAnsi="Calibri"/>
        </w:rPr>
      </w:pPr>
      <w:r>
        <w:rPr>
          <w:rFonts w:ascii="Calibri" w:hAnsi="Calibri" w:hint="eastAsia"/>
        </w:rPr>
        <w:t>图</w:t>
      </w:r>
      <w:r>
        <w:rPr>
          <w:rFonts w:ascii="Calibri" w:hAnsi="Calibri" w:hint="eastAsia"/>
        </w:rPr>
        <w:t xml:space="preserve">5-13 </w:t>
      </w:r>
      <w:r>
        <w:rPr>
          <w:rFonts w:ascii="Calibri" w:hAnsi="Calibri" w:hint="eastAsia"/>
        </w:rPr>
        <w:t>新闻管理流程图</w:t>
      </w:r>
    </w:p>
    <w:p w14:paraId="7A0E3AE7" w14:textId="77777777" w:rsidR="00925B3F" w:rsidRDefault="00925B3F" w:rsidP="00925B3F">
      <w:pPr>
        <w:pStyle w:val="1"/>
        <w:rPr>
          <w:rFonts w:ascii="Calibri" w:hAnsi="Calibri" w:cs="Calibri"/>
          <w:kern w:val="2"/>
          <w:szCs w:val="32"/>
        </w:rPr>
      </w:pPr>
      <w:bookmarkStart w:id="111" w:name="_Toc7084"/>
      <w:r>
        <w:rPr>
          <w:rFonts w:ascii="Calibri" w:hAnsi="Calibri" w:cs="Calibri" w:hint="eastAsia"/>
          <w:kern w:val="2"/>
          <w:szCs w:val="32"/>
        </w:rPr>
        <w:lastRenderedPageBreak/>
        <w:t xml:space="preserve">6. </w:t>
      </w:r>
      <w:r>
        <w:rPr>
          <w:rFonts w:ascii="Calibri" w:hAnsi="Calibri" w:cs="Calibri" w:hint="eastAsia"/>
          <w:kern w:val="2"/>
          <w:szCs w:val="32"/>
        </w:rPr>
        <w:t>运行测试</w:t>
      </w:r>
      <w:bookmarkEnd w:id="111"/>
    </w:p>
    <w:p w14:paraId="0EF6AB54" w14:textId="77777777" w:rsidR="00925B3F" w:rsidRDefault="00925B3F" w:rsidP="00925B3F">
      <w:pPr>
        <w:pStyle w:val="2"/>
        <w:rPr>
          <w:rFonts w:cs="Cambria"/>
          <w:szCs w:val="30"/>
        </w:rPr>
      </w:pPr>
      <w:bookmarkStart w:id="112" w:name="_Toc29180"/>
      <w:r>
        <w:rPr>
          <w:rFonts w:cs="Cambria" w:hint="eastAsia"/>
          <w:szCs w:val="30"/>
        </w:rPr>
        <w:t xml:space="preserve">6.1 </w:t>
      </w:r>
      <w:r>
        <w:rPr>
          <w:rFonts w:cs="Cambria" w:hint="eastAsia"/>
          <w:szCs w:val="30"/>
        </w:rPr>
        <w:t>测试计划</w:t>
      </w:r>
      <w:bookmarkEnd w:id="112"/>
    </w:p>
    <w:p w14:paraId="28176F4A" w14:textId="77777777" w:rsidR="00925B3F" w:rsidRDefault="00925B3F" w:rsidP="00925B3F">
      <w:pPr>
        <w:pStyle w:val="a3"/>
        <w:spacing w:line="360" w:lineRule="auto"/>
        <w:ind w:firstLine="480"/>
        <w:rPr>
          <w:rFonts w:ascii="Calibri" w:hAnsi="Calibri"/>
        </w:rPr>
      </w:pPr>
      <w:r>
        <w:rPr>
          <w:rFonts w:ascii="Calibri" w:hAnsi="Calibri" w:hint="eastAsia"/>
        </w:rPr>
        <w:t>本文现已完成系统的设计与实现，为了确定系统的可行性和可靠性，需要进一步对其性能与功能进行测试然后对结果进行分析，本文主要就系统的数据爬取与预处理、情感分析两大模块进行功能测试与准确性测试。测试计划如下：</w:t>
      </w:r>
    </w:p>
    <w:p w14:paraId="26151F15" w14:textId="77777777" w:rsidR="00925B3F" w:rsidRDefault="00925B3F" w:rsidP="00925B3F">
      <w:pPr>
        <w:pStyle w:val="a3"/>
        <w:numPr>
          <w:ilvl w:val="0"/>
          <w:numId w:val="9"/>
        </w:numPr>
        <w:spacing w:line="360" w:lineRule="auto"/>
        <w:ind w:firstLine="480"/>
        <w:rPr>
          <w:rFonts w:ascii="Calibri" w:hAnsi="Calibri"/>
        </w:rPr>
      </w:pPr>
      <w:r>
        <w:rPr>
          <w:rFonts w:ascii="Calibri" w:hAnsi="Calibri" w:hint="eastAsia"/>
        </w:rPr>
        <w:t>为验证数据爬取与预处理的准确性，本文选取了多篇新闻对其进行数据抓取与预处理，判断是否能准确的抓取网页与提取出所需内容。</w:t>
      </w:r>
    </w:p>
    <w:p w14:paraId="1356411F" w14:textId="77777777" w:rsidR="00925B3F" w:rsidRDefault="00925B3F" w:rsidP="00925B3F">
      <w:pPr>
        <w:pStyle w:val="a3"/>
        <w:numPr>
          <w:ilvl w:val="0"/>
          <w:numId w:val="9"/>
        </w:numPr>
        <w:spacing w:line="360" w:lineRule="auto"/>
        <w:ind w:firstLine="480"/>
        <w:rPr>
          <w:rFonts w:ascii="Calibri" w:hAnsi="Calibri"/>
        </w:rPr>
      </w:pPr>
      <w:r>
        <w:rPr>
          <w:rFonts w:ascii="Calibri" w:hAnsi="Calibri" w:hint="eastAsia"/>
        </w:rPr>
        <w:t>为验证情感分类结果的准确性，本文选取五篇新闻及其评论，先对其情感趋向进行人工标注，然后与系统的分析结果一一比对，计算准确度。</w:t>
      </w:r>
    </w:p>
    <w:p w14:paraId="6F0D0997" w14:textId="77777777" w:rsidR="00925B3F" w:rsidRDefault="00925B3F" w:rsidP="00925B3F">
      <w:pPr>
        <w:pStyle w:val="2"/>
        <w:rPr>
          <w:rFonts w:cs="Cambria"/>
          <w:szCs w:val="30"/>
        </w:rPr>
      </w:pPr>
      <w:bookmarkStart w:id="113" w:name="_Toc17765"/>
      <w:r>
        <w:rPr>
          <w:rFonts w:cs="Cambria" w:hint="eastAsia"/>
          <w:szCs w:val="30"/>
        </w:rPr>
        <w:t xml:space="preserve">6.2 </w:t>
      </w:r>
      <w:r>
        <w:rPr>
          <w:rFonts w:cs="Cambria" w:hint="eastAsia"/>
          <w:szCs w:val="30"/>
        </w:rPr>
        <w:t>测试结果分析</w:t>
      </w:r>
      <w:bookmarkEnd w:id="113"/>
    </w:p>
    <w:p w14:paraId="6235E30F" w14:textId="77777777" w:rsidR="00925B3F" w:rsidRDefault="00925B3F" w:rsidP="00925B3F">
      <w:pPr>
        <w:pStyle w:val="3"/>
        <w:rPr>
          <w:rFonts w:ascii="Calibri" w:hAnsi="Calibri"/>
          <w:sz w:val="28"/>
          <w:szCs w:val="28"/>
        </w:rPr>
      </w:pPr>
      <w:bookmarkStart w:id="114" w:name="_Toc17675"/>
      <w:r>
        <w:rPr>
          <w:rFonts w:ascii="Calibri" w:hAnsi="Calibri" w:hint="eastAsia"/>
          <w:sz w:val="28"/>
          <w:szCs w:val="28"/>
        </w:rPr>
        <w:t xml:space="preserve">6.2.1 </w:t>
      </w:r>
      <w:r>
        <w:rPr>
          <w:rFonts w:ascii="Calibri" w:hAnsi="Calibri" w:hint="eastAsia"/>
          <w:sz w:val="28"/>
          <w:szCs w:val="28"/>
        </w:rPr>
        <w:t>数据爬取与预处理测试</w:t>
      </w:r>
      <w:bookmarkEnd w:id="114"/>
    </w:p>
    <w:p w14:paraId="4854A45E" w14:textId="77777777" w:rsidR="00925B3F" w:rsidRDefault="00925B3F" w:rsidP="00925B3F">
      <w:pPr>
        <w:pStyle w:val="a3"/>
        <w:spacing w:line="360" w:lineRule="auto"/>
        <w:ind w:firstLine="480"/>
        <w:rPr>
          <w:rFonts w:ascii="Calibri" w:hAnsi="Calibri"/>
        </w:rPr>
      </w:pPr>
      <w:r>
        <w:rPr>
          <w:rFonts w:ascii="Calibri" w:hAnsi="Calibri" w:hint="eastAsia"/>
        </w:rPr>
        <w:t>数据爬取与预处理功能测试主要是测试系统能否准确的抓取所需数据。本次测试选取的数据是</w:t>
      </w:r>
      <w:r>
        <w:rPr>
          <w:rFonts w:ascii="Calibri" w:hAnsi="Calibri" w:hint="eastAsia"/>
        </w:rPr>
        <w:t>2020</w:t>
      </w:r>
      <w:r>
        <w:rPr>
          <w:rFonts w:ascii="Calibri" w:hAnsi="Calibri" w:hint="eastAsia"/>
        </w:rPr>
        <w:t>年</w:t>
      </w:r>
      <w:r>
        <w:rPr>
          <w:rFonts w:ascii="Calibri" w:hAnsi="Calibri" w:hint="eastAsia"/>
        </w:rPr>
        <w:t>5</w:t>
      </w:r>
      <w:r>
        <w:rPr>
          <w:rFonts w:ascii="Calibri" w:hAnsi="Calibri" w:hint="eastAsia"/>
        </w:rPr>
        <w:t>月</w:t>
      </w:r>
      <w:r>
        <w:rPr>
          <w:rFonts w:ascii="Calibri" w:hAnsi="Calibri" w:hint="eastAsia"/>
        </w:rPr>
        <w:t>17</w:t>
      </w:r>
      <w:r>
        <w:rPr>
          <w:rFonts w:ascii="Calibri" w:hAnsi="Calibri" w:hint="eastAsia"/>
        </w:rPr>
        <w:t>日当天的所有国内新闻。测试结果如图</w:t>
      </w:r>
      <w:r>
        <w:rPr>
          <w:rFonts w:ascii="Calibri" w:hAnsi="Calibri" w:hint="eastAsia"/>
        </w:rPr>
        <w:t>6-1</w:t>
      </w:r>
      <w:r>
        <w:rPr>
          <w:rFonts w:ascii="Calibri" w:hAnsi="Calibri" w:hint="eastAsia"/>
        </w:rPr>
        <w:t>、</w:t>
      </w:r>
      <w:r>
        <w:rPr>
          <w:rFonts w:ascii="Calibri" w:hAnsi="Calibri" w:hint="eastAsia"/>
        </w:rPr>
        <w:t>6-2</w:t>
      </w:r>
      <w:r>
        <w:rPr>
          <w:rFonts w:ascii="Calibri" w:hAnsi="Calibri" w:hint="eastAsia"/>
        </w:rPr>
        <w:t>所示，新闻信息抓取与预处理无任何报错，评论信息共抓取</w:t>
      </w:r>
      <w:r>
        <w:rPr>
          <w:rFonts w:ascii="Calibri" w:hAnsi="Calibri" w:hint="eastAsia"/>
        </w:rPr>
        <w:t>1000</w:t>
      </w:r>
      <w:r>
        <w:rPr>
          <w:rFonts w:ascii="Calibri" w:hAnsi="Calibri" w:hint="eastAsia"/>
        </w:rPr>
        <w:t>条，抓取出现两次报错，两次都是网页请求失败，原因为请求过于频繁。</w:t>
      </w:r>
    </w:p>
    <w:p w14:paraId="723295E5" w14:textId="77777777" w:rsidR="00925B3F" w:rsidRDefault="00925B3F" w:rsidP="00925B3F">
      <w:pPr>
        <w:pStyle w:val="a3"/>
        <w:ind w:firstLine="480"/>
        <w:rPr>
          <w:rFonts w:ascii="Calibri" w:hAnsi="Calibri"/>
        </w:rPr>
      </w:pPr>
      <w:r>
        <w:rPr>
          <w:rFonts w:ascii="Calibri" w:hAnsi="Calibri" w:hint="eastAsia"/>
          <w:noProof/>
        </w:rPr>
        <w:drawing>
          <wp:inline distT="0" distB="0" distL="114300" distR="114300" wp14:anchorId="06DADDF0" wp14:editId="1580EA9A">
            <wp:extent cx="4940300" cy="2229485"/>
            <wp:effectExtent l="0" t="0" r="12700" b="18415"/>
            <wp:docPr id="22" name="图片 154" descr="echart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4" descr="echarts (1)"/>
                    <pic:cNvPicPr>
                      <a:picLocks noChangeAspect="1"/>
                    </pic:cNvPicPr>
                  </pic:nvPicPr>
                  <pic:blipFill>
                    <a:blip r:embed="rId31"/>
                    <a:srcRect t="4697" b="5058"/>
                    <a:stretch>
                      <a:fillRect/>
                    </a:stretch>
                  </pic:blipFill>
                  <pic:spPr>
                    <a:xfrm>
                      <a:off x="0" y="0"/>
                      <a:ext cx="4940300" cy="2229485"/>
                    </a:xfrm>
                    <a:prstGeom prst="rect">
                      <a:avLst/>
                    </a:prstGeom>
                    <a:noFill/>
                    <a:ln>
                      <a:noFill/>
                    </a:ln>
                  </pic:spPr>
                </pic:pic>
              </a:graphicData>
            </a:graphic>
          </wp:inline>
        </w:drawing>
      </w:r>
    </w:p>
    <w:p w14:paraId="19AD53AD" w14:textId="77777777" w:rsidR="00925B3F" w:rsidRDefault="00925B3F" w:rsidP="00925B3F">
      <w:pPr>
        <w:pStyle w:val="a3"/>
        <w:spacing w:line="360" w:lineRule="auto"/>
        <w:ind w:leftChars="1400" w:left="3360" w:firstLineChars="0" w:firstLine="0"/>
        <w:rPr>
          <w:rFonts w:ascii="Calibri" w:hAnsi="Calibri"/>
        </w:rPr>
      </w:pPr>
      <w:r>
        <w:rPr>
          <w:rFonts w:ascii="Calibri" w:hAnsi="Calibri" w:hint="eastAsia"/>
        </w:rPr>
        <w:t>图</w:t>
      </w:r>
      <w:r>
        <w:rPr>
          <w:rFonts w:ascii="Calibri" w:hAnsi="Calibri" w:hint="eastAsia"/>
        </w:rPr>
        <w:t>6-1</w:t>
      </w:r>
      <w:r>
        <w:rPr>
          <w:rFonts w:ascii="Calibri" w:hAnsi="Calibri" w:hint="eastAsia"/>
        </w:rPr>
        <w:t>新闻爬取与预处理测试结果</w:t>
      </w:r>
    </w:p>
    <w:p w14:paraId="296FD377" w14:textId="77777777" w:rsidR="00925B3F" w:rsidRDefault="00925B3F" w:rsidP="00925B3F">
      <w:pPr>
        <w:pStyle w:val="a3"/>
        <w:ind w:firstLine="480"/>
        <w:jc w:val="center"/>
        <w:rPr>
          <w:rFonts w:ascii="Calibri" w:hAnsi="Calibri"/>
        </w:rPr>
      </w:pPr>
      <w:r>
        <w:rPr>
          <w:rFonts w:ascii="Calibri" w:hAnsi="Calibri" w:hint="eastAsia"/>
          <w:noProof/>
        </w:rPr>
        <w:lastRenderedPageBreak/>
        <w:drawing>
          <wp:inline distT="0" distB="0" distL="114300" distR="114300" wp14:anchorId="0DB4C215" wp14:editId="6A865294">
            <wp:extent cx="5273040" cy="2636520"/>
            <wp:effectExtent l="0" t="0" r="3810" b="11430"/>
            <wp:docPr id="23" name="图片 152" descr="e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2" descr="echarts"/>
                    <pic:cNvPicPr>
                      <a:picLocks noChangeAspect="1"/>
                    </pic:cNvPicPr>
                  </pic:nvPicPr>
                  <pic:blipFill>
                    <a:blip r:embed="rId32"/>
                    <a:stretch>
                      <a:fillRect/>
                    </a:stretch>
                  </pic:blipFill>
                  <pic:spPr>
                    <a:xfrm>
                      <a:off x="0" y="0"/>
                      <a:ext cx="5273040" cy="2636520"/>
                    </a:xfrm>
                    <a:prstGeom prst="rect">
                      <a:avLst/>
                    </a:prstGeom>
                    <a:noFill/>
                    <a:ln>
                      <a:noFill/>
                    </a:ln>
                  </pic:spPr>
                </pic:pic>
              </a:graphicData>
            </a:graphic>
          </wp:inline>
        </w:drawing>
      </w:r>
    </w:p>
    <w:p w14:paraId="421037E0" w14:textId="77777777" w:rsidR="00925B3F" w:rsidRDefault="00925B3F" w:rsidP="00925B3F">
      <w:pPr>
        <w:pStyle w:val="a3"/>
        <w:spacing w:line="360" w:lineRule="auto"/>
        <w:ind w:leftChars="1400" w:left="3360" w:firstLineChars="0" w:firstLine="0"/>
        <w:rPr>
          <w:rFonts w:ascii="Calibri" w:hAnsi="Calibri"/>
          <w:b/>
          <w:bCs/>
        </w:rPr>
      </w:pPr>
      <w:r>
        <w:rPr>
          <w:rFonts w:ascii="Calibri" w:hAnsi="Calibri" w:hint="eastAsia"/>
        </w:rPr>
        <w:t>图</w:t>
      </w:r>
      <w:r>
        <w:rPr>
          <w:rFonts w:ascii="Calibri" w:hAnsi="Calibri" w:hint="eastAsia"/>
        </w:rPr>
        <w:t>6-2</w:t>
      </w:r>
      <w:r>
        <w:rPr>
          <w:rFonts w:ascii="Calibri" w:hAnsi="Calibri" w:hint="eastAsia"/>
        </w:rPr>
        <w:t>新闻评论爬取与预处理测试结果</w:t>
      </w:r>
    </w:p>
    <w:p w14:paraId="033C5655" w14:textId="77777777" w:rsidR="00925B3F" w:rsidRDefault="00925B3F" w:rsidP="00925B3F">
      <w:pPr>
        <w:pStyle w:val="3"/>
        <w:rPr>
          <w:rFonts w:ascii="Calibri" w:hAnsi="Calibri"/>
          <w:sz w:val="28"/>
          <w:szCs w:val="28"/>
        </w:rPr>
      </w:pPr>
      <w:bookmarkStart w:id="115" w:name="_Toc8617"/>
      <w:r>
        <w:rPr>
          <w:rFonts w:ascii="Calibri" w:hAnsi="Calibri" w:hint="eastAsia"/>
          <w:sz w:val="28"/>
          <w:szCs w:val="28"/>
        </w:rPr>
        <w:t xml:space="preserve">6.2.2 </w:t>
      </w:r>
      <w:r>
        <w:rPr>
          <w:rFonts w:ascii="Calibri" w:hAnsi="Calibri" w:hint="eastAsia"/>
          <w:sz w:val="28"/>
          <w:szCs w:val="28"/>
        </w:rPr>
        <w:t>情感分类功能测试</w:t>
      </w:r>
      <w:bookmarkEnd w:id="115"/>
    </w:p>
    <w:p w14:paraId="3CC8B912" w14:textId="77777777" w:rsidR="00925B3F" w:rsidRDefault="00925B3F" w:rsidP="00925B3F">
      <w:pPr>
        <w:pStyle w:val="a3"/>
        <w:spacing w:line="360" w:lineRule="auto"/>
        <w:ind w:firstLine="480"/>
        <w:rPr>
          <w:rFonts w:ascii="Calibri" w:hAnsi="Calibri"/>
        </w:rPr>
      </w:pPr>
      <w:r>
        <w:rPr>
          <w:rFonts w:ascii="Calibri" w:hAnsi="Calibri" w:hint="eastAsia"/>
        </w:rPr>
        <w:t>情感分类功能测试主要是测试系统情感分析的准确度。本次测试选用的数据是</w:t>
      </w:r>
      <w:r>
        <w:rPr>
          <w:rFonts w:ascii="Calibri" w:hAnsi="Calibri" w:hint="eastAsia"/>
        </w:rPr>
        <w:t>2020\05\17</w:t>
      </w:r>
      <w:r>
        <w:rPr>
          <w:rFonts w:ascii="Calibri" w:hAnsi="Calibri" w:hint="eastAsia"/>
        </w:rPr>
        <w:t>当天所有新闻与新浪网“嫦娥四号和“玉兔二号”结束休眠</w:t>
      </w:r>
      <w:r>
        <w:rPr>
          <w:rFonts w:ascii="Calibri" w:hAnsi="Calibri" w:hint="eastAsia"/>
        </w:rPr>
        <w:t xml:space="preserve"> </w:t>
      </w:r>
      <w:r>
        <w:rPr>
          <w:rFonts w:ascii="Calibri" w:hAnsi="Calibri" w:hint="eastAsia"/>
        </w:rPr>
        <w:t>已奋战</w:t>
      </w:r>
      <w:r>
        <w:rPr>
          <w:rFonts w:ascii="Calibri" w:hAnsi="Calibri" w:hint="eastAsia"/>
        </w:rPr>
        <w:t>500</w:t>
      </w:r>
      <w:r>
        <w:rPr>
          <w:rFonts w:ascii="Calibri" w:hAnsi="Calibri" w:hint="eastAsia"/>
        </w:rPr>
        <w:t>天”、“河底“抹水泥”，大理苍山五溪生态治理惹争议”、“武汉十答全民核酸检测：消除社会恐惧和偏见，个人免费”、“</w:t>
      </w:r>
      <w:r>
        <w:rPr>
          <w:rFonts w:ascii="Calibri" w:hAnsi="Calibri" w:hint="eastAsia"/>
        </w:rPr>
        <w:t>3</w:t>
      </w:r>
      <w:r>
        <w:rPr>
          <w:rFonts w:ascii="Calibri" w:hAnsi="Calibri" w:hint="eastAsia"/>
        </w:rPr>
        <w:t>月份以来，中国已出口口罩</w:t>
      </w:r>
      <w:r>
        <w:rPr>
          <w:rFonts w:ascii="Calibri" w:hAnsi="Calibri" w:hint="eastAsia"/>
        </w:rPr>
        <w:t>509</w:t>
      </w:r>
      <w:r>
        <w:rPr>
          <w:rFonts w:ascii="Calibri" w:hAnsi="Calibri" w:hint="eastAsia"/>
        </w:rPr>
        <w:t>亿只”、“中共中央政治局常务委员会召开会议</w:t>
      </w:r>
      <w:r>
        <w:rPr>
          <w:rFonts w:ascii="Calibri" w:hAnsi="Calibri" w:hint="eastAsia"/>
        </w:rPr>
        <w:t xml:space="preserve"> </w:t>
      </w:r>
      <w:r>
        <w:rPr>
          <w:rFonts w:ascii="Calibri" w:hAnsi="Calibri" w:hint="eastAsia"/>
        </w:rPr>
        <w:t>习近平主持”五篇新闻的评论。测试结果如图</w:t>
      </w:r>
      <w:r>
        <w:rPr>
          <w:rFonts w:ascii="Calibri" w:hAnsi="Calibri" w:hint="eastAsia"/>
        </w:rPr>
        <w:t>6-3</w:t>
      </w:r>
      <w:r>
        <w:rPr>
          <w:rFonts w:ascii="Calibri" w:hAnsi="Calibri" w:hint="eastAsia"/>
        </w:rPr>
        <w:t>、</w:t>
      </w:r>
      <w:r>
        <w:rPr>
          <w:rFonts w:ascii="Calibri" w:hAnsi="Calibri" w:hint="eastAsia"/>
        </w:rPr>
        <w:t>6-4</w:t>
      </w:r>
      <w:r>
        <w:rPr>
          <w:rFonts w:ascii="Calibri" w:hAnsi="Calibri" w:hint="eastAsia"/>
        </w:rPr>
        <w:t>所示，新闻文本准确度在</w:t>
      </w:r>
      <w:r>
        <w:rPr>
          <w:rFonts w:ascii="Calibri" w:hAnsi="Calibri" w:hint="eastAsia"/>
        </w:rPr>
        <w:t>90%</w:t>
      </w:r>
      <w:r>
        <w:rPr>
          <w:rFonts w:ascii="Calibri" w:hAnsi="Calibri" w:hint="eastAsia"/>
        </w:rPr>
        <w:t>以上，评论文本准确度在</w:t>
      </w:r>
      <w:r>
        <w:rPr>
          <w:rFonts w:ascii="Calibri" w:hAnsi="Calibri" w:hint="eastAsia"/>
        </w:rPr>
        <w:t>86%</w:t>
      </w:r>
      <w:r>
        <w:rPr>
          <w:rFonts w:ascii="Calibri" w:hAnsi="Calibri" w:hint="eastAsia"/>
        </w:rPr>
        <w:t>以上，从结果图中还可以分析出，评论分析中的中性文本判断失误的频率明显减低，说明针对中性评论的优化，起到了预期效果。</w:t>
      </w:r>
    </w:p>
    <w:p w14:paraId="7B70B83C" w14:textId="77777777" w:rsidR="00925B3F" w:rsidRDefault="00925B3F" w:rsidP="00925B3F">
      <w:pPr>
        <w:pStyle w:val="a3"/>
        <w:spacing w:line="360" w:lineRule="auto"/>
        <w:ind w:firstLine="480"/>
        <w:jc w:val="center"/>
        <w:rPr>
          <w:rFonts w:ascii="Calibri" w:hAnsi="Calibri"/>
        </w:rPr>
      </w:pPr>
      <w:r>
        <w:rPr>
          <w:rFonts w:ascii="Calibri" w:hAnsi="Calibri" w:hint="eastAsia"/>
          <w:noProof/>
        </w:rPr>
        <w:drawing>
          <wp:inline distT="0" distB="0" distL="114300" distR="114300" wp14:anchorId="3E1AE563" wp14:editId="28DED6D7">
            <wp:extent cx="4565015" cy="1967865"/>
            <wp:effectExtent l="0" t="0" r="6985" b="13335"/>
            <wp:docPr id="24" name="图片 161" descr="echart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1" descr="echarts (2)"/>
                    <pic:cNvPicPr>
                      <a:picLocks noChangeAspect="1"/>
                    </pic:cNvPicPr>
                  </pic:nvPicPr>
                  <pic:blipFill>
                    <a:blip r:embed="rId33"/>
                    <a:srcRect t="6163" b="7613"/>
                    <a:stretch>
                      <a:fillRect/>
                    </a:stretch>
                  </pic:blipFill>
                  <pic:spPr>
                    <a:xfrm>
                      <a:off x="0" y="0"/>
                      <a:ext cx="4565015" cy="1967865"/>
                    </a:xfrm>
                    <a:prstGeom prst="rect">
                      <a:avLst/>
                    </a:prstGeom>
                    <a:noFill/>
                    <a:ln>
                      <a:noFill/>
                    </a:ln>
                  </pic:spPr>
                </pic:pic>
              </a:graphicData>
            </a:graphic>
          </wp:inline>
        </w:drawing>
      </w:r>
    </w:p>
    <w:p w14:paraId="2E58DEB1" w14:textId="77777777" w:rsidR="00925B3F" w:rsidRDefault="00925B3F" w:rsidP="00925B3F">
      <w:pPr>
        <w:pStyle w:val="a3"/>
        <w:spacing w:line="360" w:lineRule="auto"/>
        <w:ind w:leftChars="1400" w:left="3360" w:firstLineChars="0" w:firstLine="0"/>
        <w:rPr>
          <w:rFonts w:ascii="Calibri" w:hAnsi="Calibri"/>
        </w:rPr>
      </w:pPr>
      <w:r>
        <w:rPr>
          <w:rFonts w:ascii="Calibri" w:hAnsi="Calibri" w:hint="eastAsia"/>
        </w:rPr>
        <w:lastRenderedPageBreak/>
        <w:t>图</w:t>
      </w:r>
      <w:r>
        <w:rPr>
          <w:rFonts w:ascii="Calibri" w:hAnsi="Calibri" w:hint="eastAsia"/>
        </w:rPr>
        <w:t>6-3</w:t>
      </w:r>
      <w:r>
        <w:rPr>
          <w:rFonts w:ascii="Calibri" w:hAnsi="Calibri" w:hint="eastAsia"/>
        </w:rPr>
        <w:t>新闻文本情感分类测试结果</w:t>
      </w:r>
    </w:p>
    <w:p w14:paraId="226400BF" w14:textId="77777777" w:rsidR="00925B3F" w:rsidRDefault="00925B3F" w:rsidP="00925B3F">
      <w:pPr>
        <w:pStyle w:val="a3"/>
        <w:spacing w:line="360" w:lineRule="auto"/>
        <w:ind w:firstLine="480"/>
        <w:jc w:val="center"/>
        <w:rPr>
          <w:rFonts w:ascii="Calibri" w:hAnsi="Calibri"/>
        </w:rPr>
      </w:pPr>
      <w:r>
        <w:rPr>
          <w:rFonts w:ascii="Calibri" w:hAnsi="Calibri" w:hint="eastAsia"/>
          <w:noProof/>
        </w:rPr>
        <w:drawing>
          <wp:inline distT="0" distB="0" distL="114300" distR="114300" wp14:anchorId="07E4C1B6" wp14:editId="6DE82128">
            <wp:extent cx="5273040" cy="2255520"/>
            <wp:effectExtent l="0" t="0" r="3810" b="11430"/>
            <wp:docPr id="25" name="图片 163" descr="echart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3" descr="echarts (3)"/>
                    <pic:cNvPicPr>
                      <a:picLocks noChangeAspect="1"/>
                    </pic:cNvPicPr>
                  </pic:nvPicPr>
                  <pic:blipFill>
                    <a:blip r:embed="rId34"/>
                    <a:srcRect t="5418" b="9032"/>
                    <a:stretch>
                      <a:fillRect/>
                    </a:stretch>
                  </pic:blipFill>
                  <pic:spPr>
                    <a:xfrm>
                      <a:off x="0" y="0"/>
                      <a:ext cx="5273040" cy="2255520"/>
                    </a:xfrm>
                    <a:prstGeom prst="rect">
                      <a:avLst/>
                    </a:prstGeom>
                    <a:noFill/>
                    <a:ln>
                      <a:noFill/>
                    </a:ln>
                  </pic:spPr>
                </pic:pic>
              </a:graphicData>
            </a:graphic>
          </wp:inline>
        </w:drawing>
      </w:r>
    </w:p>
    <w:p w14:paraId="717D6E0F" w14:textId="77777777" w:rsidR="00925B3F" w:rsidRDefault="00925B3F" w:rsidP="00925B3F">
      <w:pPr>
        <w:pStyle w:val="a3"/>
        <w:spacing w:line="360" w:lineRule="auto"/>
        <w:ind w:leftChars="1400" w:left="3360" w:firstLineChars="0" w:firstLine="0"/>
        <w:rPr>
          <w:rFonts w:ascii="Calibri" w:hAnsi="Calibri"/>
        </w:rPr>
      </w:pPr>
      <w:r>
        <w:rPr>
          <w:rFonts w:ascii="Calibri" w:hAnsi="Calibri" w:hint="eastAsia"/>
        </w:rPr>
        <w:t>图</w:t>
      </w:r>
      <w:r>
        <w:rPr>
          <w:rFonts w:ascii="Calibri" w:hAnsi="Calibri" w:hint="eastAsia"/>
        </w:rPr>
        <w:t>6-4</w:t>
      </w:r>
      <w:r>
        <w:rPr>
          <w:rFonts w:ascii="Calibri" w:hAnsi="Calibri" w:hint="eastAsia"/>
        </w:rPr>
        <w:t>新闻评论情感分类测试结果</w:t>
      </w:r>
    </w:p>
    <w:p w14:paraId="73F42B02" w14:textId="77777777" w:rsidR="00925B3F" w:rsidRDefault="00925B3F" w:rsidP="00925B3F">
      <w:pPr>
        <w:pStyle w:val="1"/>
        <w:rPr>
          <w:rFonts w:ascii="Calibri" w:hAnsi="Calibri"/>
        </w:rPr>
      </w:pPr>
      <w:r>
        <w:rPr>
          <w:rFonts w:ascii="Calibri" w:hAnsi="Calibri" w:hint="eastAsia"/>
        </w:rPr>
        <w:br w:type="page"/>
      </w:r>
      <w:bookmarkStart w:id="116" w:name="_Toc23956"/>
      <w:r>
        <w:rPr>
          <w:rFonts w:ascii="Calibri" w:hAnsi="Calibri" w:cs="Calibri" w:hint="eastAsia"/>
          <w:kern w:val="2"/>
          <w:szCs w:val="32"/>
        </w:rPr>
        <w:lastRenderedPageBreak/>
        <w:t xml:space="preserve">7. </w:t>
      </w:r>
      <w:r>
        <w:rPr>
          <w:rFonts w:ascii="Calibri" w:hAnsi="Calibri" w:cs="Calibri" w:hint="eastAsia"/>
          <w:kern w:val="2"/>
          <w:szCs w:val="32"/>
        </w:rPr>
        <w:t>运行结果</w:t>
      </w:r>
      <w:bookmarkEnd w:id="116"/>
    </w:p>
    <w:p w14:paraId="7922EBC7" w14:textId="77777777" w:rsidR="00925B3F" w:rsidRDefault="00925B3F" w:rsidP="00925B3F">
      <w:pPr>
        <w:pStyle w:val="2"/>
        <w:rPr>
          <w:rFonts w:cs="Cambria"/>
          <w:szCs w:val="30"/>
        </w:rPr>
      </w:pPr>
      <w:bookmarkStart w:id="117" w:name="_Toc18228"/>
      <w:r>
        <w:rPr>
          <w:rFonts w:cs="Cambria"/>
          <w:szCs w:val="30"/>
        </w:rPr>
        <w:t>7.1</w:t>
      </w:r>
      <w:r>
        <w:rPr>
          <w:rFonts w:cs="Cambria" w:hint="eastAsia"/>
          <w:szCs w:val="30"/>
        </w:rPr>
        <w:t xml:space="preserve"> </w:t>
      </w:r>
      <w:r>
        <w:rPr>
          <w:rFonts w:cs="Cambria" w:hint="eastAsia"/>
          <w:szCs w:val="30"/>
        </w:rPr>
        <w:t>数据爬取与预处理运行结果</w:t>
      </w:r>
      <w:bookmarkEnd w:id="117"/>
    </w:p>
    <w:p w14:paraId="4BBC1B77" w14:textId="77777777" w:rsidR="00925B3F" w:rsidRDefault="00925B3F" w:rsidP="00925B3F">
      <w:pPr>
        <w:pStyle w:val="a3"/>
        <w:spacing w:line="360" w:lineRule="auto"/>
        <w:ind w:firstLine="480"/>
        <w:rPr>
          <w:rStyle w:val="a4"/>
          <w:rFonts w:ascii="Calibri" w:hAnsi="Calibri"/>
        </w:rPr>
      </w:pPr>
      <w:r>
        <w:rPr>
          <w:rStyle w:val="a4"/>
          <w:rFonts w:ascii="Calibri" w:hAnsi="Calibri" w:hint="eastAsia"/>
        </w:rPr>
        <w:t>数据爬取过程如图</w:t>
      </w:r>
      <w:r>
        <w:rPr>
          <w:rStyle w:val="a4"/>
          <w:rFonts w:ascii="Calibri" w:hAnsi="Calibri" w:hint="eastAsia"/>
        </w:rPr>
        <w:t>7-1</w:t>
      </w:r>
      <w:r>
        <w:rPr>
          <w:rStyle w:val="a4"/>
          <w:rFonts w:ascii="Calibri" w:hAnsi="Calibri" w:hint="eastAsia"/>
        </w:rPr>
        <w:t>所示。管理员选择爬取新闻种类，开始爬取，按每页</w:t>
      </w:r>
      <w:r>
        <w:rPr>
          <w:rStyle w:val="a4"/>
          <w:rFonts w:ascii="Calibri" w:hAnsi="Calibri" w:hint="eastAsia"/>
        </w:rPr>
        <w:t>50</w:t>
      </w:r>
      <w:r>
        <w:rPr>
          <w:rStyle w:val="a4"/>
          <w:rFonts w:ascii="Calibri" w:hAnsi="Calibri" w:hint="eastAsia"/>
        </w:rPr>
        <w:t>条新闻爬取信息，默认爬取当前种类的</w:t>
      </w:r>
      <w:r>
        <w:rPr>
          <w:rStyle w:val="a4"/>
          <w:rFonts w:ascii="Calibri" w:hAnsi="Calibri" w:hint="eastAsia"/>
        </w:rPr>
        <w:t>200</w:t>
      </w:r>
      <w:r>
        <w:rPr>
          <w:rStyle w:val="a4"/>
          <w:rFonts w:ascii="Calibri" w:hAnsi="Calibri" w:hint="eastAsia"/>
        </w:rPr>
        <w:t>条新闻及其评论。数据预处理结果如图</w:t>
      </w:r>
      <w:r>
        <w:rPr>
          <w:rStyle w:val="a4"/>
          <w:rFonts w:ascii="Calibri" w:hAnsi="Calibri" w:hint="eastAsia"/>
        </w:rPr>
        <w:t>7-2</w:t>
      </w:r>
      <w:r>
        <w:rPr>
          <w:rStyle w:val="a4"/>
          <w:rFonts w:ascii="Calibri" w:hAnsi="Calibri" w:hint="eastAsia"/>
        </w:rPr>
        <w:t>所示，清洗爬取的网页信息，获取所需要的新闻及评论相关数据，然后插入数据库。</w:t>
      </w:r>
    </w:p>
    <w:p w14:paraId="0A768CE9" w14:textId="77777777" w:rsidR="00925B3F" w:rsidRDefault="00925B3F" w:rsidP="00925B3F">
      <w:pPr>
        <w:pStyle w:val="a3"/>
        <w:spacing w:line="360" w:lineRule="auto"/>
        <w:ind w:firstLine="480"/>
        <w:rPr>
          <w:rStyle w:val="a4"/>
          <w:rFonts w:ascii="Calibri" w:hAnsi="Calibri"/>
        </w:rPr>
      </w:pPr>
    </w:p>
    <w:p w14:paraId="0108709C" w14:textId="77777777" w:rsidR="00925B3F" w:rsidRDefault="00925B3F" w:rsidP="00925B3F">
      <w:pPr>
        <w:rPr>
          <w:rFonts w:ascii="Calibri" w:hAnsi="Calibri"/>
        </w:rPr>
      </w:pPr>
      <w:r>
        <w:rPr>
          <w:rFonts w:ascii="Calibri" w:hAnsi="Calibri" w:hint="eastAsia"/>
          <w:noProof/>
        </w:rPr>
        <w:drawing>
          <wp:inline distT="0" distB="0" distL="114300" distR="114300" wp14:anchorId="7D4CE4A7" wp14:editId="09ECD4E1">
            <wp:extent cx="5782310" cy="1515110"/>
            <wp:effectExtent l="0" t="0" r="8890" b="8890"/>
            <wp:docPr id="2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文本&#10;&#10;描述已自动生成"/>
                    <pic:cNvPicPr>
                      <a:picLocks noChangeAspect="1"/>
                    </pic:cNvPicPr>
                  </pic:nvPicPr>
                  <pic:blipFill>
                    <a:blip r:embed="rId35"/>
                    <a:stretch>
                      <a:fillRect/>
                    </a:stretch>
                  </pic:blipFill>
                  <pic:spPr>
                    <a:xfrm>
                      <a:off x="0" y="0"/>
                      <a:ext cx="5782310" cy="1515110"/>
                    </a:xfrm>
                    <a:prstGeom prst="rect">
                      <a:avLst/>
                    </a:prstGeom>
                    <a:noFill/>
                    <a:ln>
                      <a:noFill/>
                    </a:ln>
                  </pic:spPr>
                </pic:pic>
              </a:graphicData>
            </a:graphic>
          </wp:inline>
        </w:drawing>
      </w:r>
    </w:p>
    <w:p w14:paraId="3BD4B95C" w14:textId="77777777" w:rsidR="00925B3F" w:rsidRDefault="00925B3F" w:rsidP="00925B3F">
      <w:pPr>
        <w:spacing w:line="360" w:lineRule="auto"/>
        <w:ind w:leftChars="1400" w:left="3360"/>
        <w:rPr>
          <w:rFonts w:ascii="Calibri" w:hAnsi="Calibri"/>
        </w:rPr>
      </w:pPr>
      <w:r>
        <w:rPr>
          <w:rFonts w:ascii="Calibri" w:hAnsi="Calibri" w:hint="eastAsia"/>
        </w:rPr>
        <w:t>图</w:t>
      </w:r>
      <w:r>
        <w:rPr>
          <w:rFonts w:ascii="Calibri" w:hAnsi="Calibri" w:hint="eastAsia"/>
        </w:rPr>
        <w:t xml:space="preserve">7-1 </w:t>
      </w:r>
      <w:r>
        <w:rPr>
          <w:rFonts w:ascii="Calibri" w:hAnsi="Calibri" w:hint="eastAsia"/>
        </w:rPr>
        <w:t>数据爬取过程图</w:t>
      </w:r>
    </w:p>
    <w:p w14:paraId="6AD7CA19" w14:textId="77777777" w:rsidR="00925B3F" w:rsidRDefault="00925B3F" w:rsidP="00925B3F">
      <w:pPr>
        <w:rPr>
          <w:rFonts w:ascii="Calibri" w:hAnsi="Calibri"/>
        </w:rPr>
      </w:pPr>
    </w:p>
    <w:p w14:paraId="737117EA" w14:textId="77777777" w:rsidR="00925B3F" w:rsidRDefault="00925B3F" w:rsidP="00925B3F">
      <w:pPr>
        <w:jc w:val="center"/>
        <w:rPr>
          <w:rFonts w:ascii="Calibri" w:hAnsi="Calibri"/>
        </w:rPr>
      </w:pPr>
      <w:r>
        <w:rPr>
          <w:rFonts w:ascii="Calibri" w:hAnsi="Calibri" w:hint="eastAsia"/>
          <w:noProof/>
        </w:rPr>
        <w:drawing>
          <wp:inline distT="0" distB="0" distL="114300" distR="114300" wp14:anchorId="5DAF791A" wp14:editId="2FC5D195">
            <wp:extent cx="5775960" cy="1941195"/>
            <wp:effectExtent l="0" t="0" r="15240" b="1905"/>
            <wp:docPr id="27" name="图片 15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6" descr="表格&#10;&#10;描述已自动生成"/>
                    <pic:cNvPicPr>
                      <a:picLocks noChangeAspect="1"/>
                    </pic:cNvPicPr>
                  </pic:nvPicPr>
                  <pic:blipFill>
                    <a:blip r:embed="rId36"/>
                    <a:stretch>
                      <a:fillRect/>
                    </a:stretch>
                  </pic:blipFill>
                  <pic:spPr>
                    <a:xfrm>
                      <a:off x="0" y="0"/>
                      <a:ext cx="5775960" cy="1941195"/>
                    </a:xfrm>
                    <a:prstGeom prst="rect">
                      <a:avLst/>
                    </a:prstGeom>
                    <a:noFill/>
                    <a:ln>
                      <a:noFill/>
                    </a:ln>
                  </pic:spPr>
                </pic:pic>
              </a:graphicData>
            </a:graphic>
          </wp:inline>
        </w:drawing>
      </w:r>
    </w:p>
    <w:p w14:paraId="54AF6F82" w14:textId="77777777" w:rsidR="00925B3F" w:rsidRDefault="00925B3F" w:rsidP="00925B3F">
      <w:pPr>
        <w:spacing w:line="360" w:lineRule="auto"/>
        <w:ind w:leftChars="1400" w:left="3360"/>
        <w:rPr>
          <w:rFonts w:ascii="Calibri" w:hAnsi="Calibri"/>
        </w:rPr>
      </w:pPr>
      <w:r>
        <w:rPr>
          <w:rFonts w:ascii="Calibri" w:hAnsi="Calibri" w:hint="eastAsia"/>
        </w:rPr>
        <w:t>图</w:t>
      </w:r>
      <w:r>
        <w:rPr>
          <w:rFonts w:ascii="Calibri" w:hAnsi="Calibri" w:hint="eastAsia"/>
        </w:rPr>
        <w:t xml:space="preserve">7-2 </w:t>
      </w:r>
      <w:r>
        <w:rPr>
          <w:rFonts w:ascii="Calibri" w:hAnsi="Calibri" w:hint="eastAsia"/>
        </w:rPr>
        <w:t>预处理结果图</w:t>
      </w:r>
    </w:p>
    <w:p w14:paraId="69559FAC" w14:textId="77777777" w:rsidR="00925B3F" w:rsidRDefault="00925B3F" w:rsidP="00925B3F">
      <w:pPr>
        <w:pStyle w:val="2"/>
        <w:rPr>
          <w:rFonts w:ascii="Calibri" w:hAnsi="Calibri"/>
        </w:rPr>
      </w:pPr>
      <w:r>
        <w:rPr>
          <w:rFonts w:ascii="Calibri" w:hAnsi="Calibri" w:hint="eastAsia"/>
        </w:rPr>
        <w:br w:type="page"/>
      </w:r>
      <w:bookmarkStart w:id="118" w:name="_Toc14880"/>
      <w:r>
        <w:rPr>
          <w:rFonts w:cs="Cambria" w:hint="eastAsia"/>
          <w:szCs w:val="30"/>
        </w:rPr>
        <w:lastRenderedPageBreak/>
        <w:t xml:space="preserve">7.2 </w:t>
      </w:r>
      <w:r>
        <w:rPr>
          <w:rFonts w:cs="Cambria" w:hint="eastAsia"/>
          <w:szCs w:val="30"/>
        </w:rPr>
        <w:t>情感分类运行结果</w:t>
      </w:r>
      <w:bookmarkEnd w:id="118"/>
    </w:p>
    <w:p w14:paraId="14DB7456" w14:textId="77777777" w:rsidR="00925B3F" w:rsidRDefault="00925B3F" w:rsidP="00925B3F">
      <w:pPr>
        <w:pStyle w:val="a3"/>
        <w:spacing w:line="360" w:lineRule="auto"/>
        <w:ind w:firstLine="480"/>
        <w:rPr>
          <w:rFonts w:ascii="Calibri" w:hAnsi="Calibri"/>
        </w:rPr>
      </w:pPr>
      <w:r>
        <w:rPr>
          <w:rFonts w:ascii="Calibri" w:hAnsi="Calibri" w:hint="eastAsia"/>
        </w:rPr>
        <w:t>用户传入新闻</w:t>
      </w:r>
      <w:r>
        <w:rPr>
          <w:rFonts w:ascii="Calibri" w:hAnsi="Calibri" w:hint="eastAsia"/>
        </w:rPr>
        <w:t>id</w:t>
      </w:r>
      <w:r>
        <w:rPr>
          <w:rFonts w:ascii="Calibri" w:hAnsi="Calibri" w:hint="eastAsia"/>
        </w:rPr>
        <w:t>，系统自动分析文本，得出文本每句情感分数，计算文本情感分数，并判断文本情感趋向。结果如图</w:t>
      </w:r>
      <w:r>
        <w:rPr>
          <w:rFonts w:ascii="Calibri" w:hAnsi="Calibri" w:hint="eastAsia"/>
        </w:rPr>
        <w:t>7-3</w:t>
      </w:r>
      <w:r>
        <w:rPr>
          <w:rFonts w:ascii="Calibri" w:hAnsi="Calibri" w:hint="eastAsia"/>
        </w:rPr>
        <w:t>、</w:t>
      </w:r>
      <w:r>
        <w:rPr>
          <w:rFonts w:ascii="Calibri" w:hAnsi="Calibri" w:hint="eastAsia"/>
        </w:rPr>
        <w:t>7-4</w:t>
      </w:r>
      <w:r>
        <w:rPr>
          <w:rFonts w:ascii="Calibri" w:hAnsi="Calibri" w:hint="eastAsia"/>
        </w:rPr>
        <w:t>所示，该新闻文本在</w:t>
      </w:r>
      <w:r>
        <w:rPr>
          <w:rFonts w:ascii="Calibri" w:hAnsi="Calibri" w:hint="eastAsia"/>
        </w:rPr>
        <w:t>8-14</w:t>
      </w:r>
      <w:r>
        <w:rPr>
          <w:rFonts w:ascii="Calibri" w:hAnsi="Calibri" w:hint="eastAsia"/>
        </w:rPr>
        <w:t>句、</w:t>
      </w:r>
      <w:r>
        <w:rPr>
          <w:rFonts w:ascii="Calibri" w:hAnsi="Calibri" w:hint="eastAsia"/>
        </w:rPr>
        <w:t>16-21</w:t>
      </w:r>
      <w:r>
        <w:rPr>
          <w:rFonts w:ascii="Calibri" w:hAnsi="Calibri" w:hint="eastAsia"/>
        </w:rPr>
        <w:t>句之间情感波动较小，情感得分在</w:t>
      </w:r>
      <w:r>
        <w:rPr>
          <w:rFonts w:ascii="Calibri" w:hAnsi="Calibri" w:hint="eastAsia"/>
        </w:rPr>
        <w:t>0.5~1</w:t>
      </w:r>
      <w:r>
        <w:rPr>
          <w:rFonts w:ascii="Calibri" w:hAnsi="Calibri" w:hint="eastAsia"/>
        </w:rPr>
        <w:t>之间的句子占</w:t>
      </w:r>
      <w:r>
        <w:rPr>
          <w:rFonts w:ascii="Calibri" w:hAnsi="Calibri" w:hint="eastAsia"/>
        </w:rPr>
        <w:t>33.33%</w:t>
      </w:r>
      <w:r>
        <w:rPr>
          <w:rFonts w:ascii="Calibri" w:hAnsi="Calibri" w:hint="eastAsia"/>
        </w:rPr>
        <w:t>，情感得分在</w:t>
      </w:r>
      <w:r>
        <w:rPr>
          <w:rFonts w:ascii="Calibri" w:hAnsi="Calibri" w:hint="eastAsia"/>
        </w:rPr>
        <w:t>-1~-0.5</w:t>
      </w:r>
      <w:r>
        <w:rPr>
          <w:rFonts w:ascii="Calibri" w:hAnsi="Calibri" w:hint="eastAsia"/>
        </w:rPr>
        <w:t>之间的句子占</w:t>
      </w:r>
      <w:r>
        <w:rPr>
          <w:rFonts w:ascii="Calibri" w:hAnsi="Calibri" w:hint="eastAsia"/>
        </w:rPr>
        <w:t>66.67%</w:t>
      </w:r>
      <w:r>
        <w:rPr>
          <w:rFonts w:ascii="Calibri" w:hAnsi="Calibri" w:hint="eastAsia"/>
        </w:rPr>
        <w:t>，文章总体偏负面。</w:t>
      </w:r>
    </w:p>
    <w:p w14:paraId="420ABB78" w14:textId="77777777" w:rsidR="00925B3F" w:rsidRDefault="00925B3F" w:rsidP="00925B3F">
      <w:pPr>
        <w:pStyle w:val="a3"/>
        <w:spacing w:line="360" w:lineRule="auto"/>
        <w:ind w:firstLine="480"/>
        <w:rPr>
          <w:rFonts w:ascii="Calibri" w:hAnsi="Calibri"/>
        </w:rPr>
      </w:pPr>
      <w:r>
        <w:rPr>
          <w:rFonts w:ascii="Calibri" w:hAnsi="Calibri" w:hint="eastAsia"/>
        </w:rPr>
        <w:t>用户选择新闻评论文本，系统自动分析文本，得出每句评论情感趋向，结果如图</w:t>
      </w:r>
      <w:r>
        <w:rPr>
          <w:rFonts w:ascii="Calibri" w:hAnsi="Calibri" w:hint="eastAsia"/>
        </w:rPr>
        <w:t>7-5</w:t>
      </w:r>
      <w:r>
        <w:rPr>
          <w:rFonts w:ascii="Calibri" w:hAnsi="Calibri" w:hint="eastAsia"/>
        </w:rPr>
        <w:t>所示，正面评论占</w:t>
      </w:r>
      <w:r>
        <w:rPr>
          <w:rFonts w:ascii="Calibri" w:hAnsi="Calibri" w:hint="eastAsia"/>
        </w:rPr>
        <w:t>39.47%</w:t>
      </w:r>
      <w:r>
        <w:rPr>
          <w:rFonts w:ascii="Calibri" w:hAnsi="Calibri" w:hint="eastAsia"/>
        </w:rPr>
        <w:t>，中性评论占</w:t>
      </w:r>
      <w:r>
        <w:rPr>
          <w:rFonts w:ascii="Calibri" w:hAnsi="Calibri" w:hint="eastAsia"/>
        </w:rPr>
        <w:t>2.63%</w:t>
      </w:r>
      <w:r>
        <w:rPr>
          <w:rFonts w:ascii="Calibri" w:hAnsi="Calibri" w:hint="eastAsia"/>
        </w:rPr>
        <w:t>，负面评论占</w:t>
      </w:r>
      <w:r>
        <w:rPr>
          <w:rFonts w:ascii="Calibri" w:hAnsi="Calibri" w:hint="eastAsia"/>
        </w:rPr>
        <w:t>57.9%</w:t>
      </w:r>
    </w:p>
    <w:p w14:paraId="30C6B539" w14:textId="77777777" w:rsidR="00925B3F" w:rsidRDefault="00925B3F" w:rsidP="00925B3F">
      <w:pPr>
        <w:rPr>
          <w:rFonts w:ascii="Calibri" w:hAnsi="Calibri"/>
        </w:rPr>
      </w:pPr>
    </w:p>
    <w:p w14:paraId="52232240" w14:textId="77777777" w:rsidR="00925B3F" w:rsidRDefault="00925B3F" w:rsidP="00925B3F">
      <w:pPr>
        <w:spacing w:line="360" w:lineRule="auto"/>
        <w:rPr>
          <w:rFonts w:ascii="Calibri" w:hAnsi="Calibri"/>
        </w:rPr>
      </w:pPr>
      <w:r>
        <w:rPr>
          <w:rFonts w:ascii="Calibri" w:hAnsi="Calibri" w:hint="eastAsia"/>
          <w:noProof/>
        </w:rPr>
        <w:drawing>
          <wp:inline distT="0" distB="0" distL="114300" distR="114300" wp14:anchorId="530613A0" wp14:editId="2B2BBA71">
            <wp:extent cx="5269865" cy="2115820"/>
            <wp:effectExtent l="0" t="0" r="6985" b="17780"/>
            <wp:docPr id="28" name="图片 179" descr="comos-imxxstf6023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9" descr="comos-imxxstf6023369"/>
                    <pic:cNvPicPr>
                      <a:picLocks noChangeAspect="1"/>
                    </pic:cNvPicPr>
                  </pic:nvPicPr>
                  <pic:blipFill>
                    <a:blip r:embed="rId37"/>
                    <a:stretch>
                      <a:fillRect/>
                    </a:stretch>
                  </pic:blipFill>
                  <pic:spPr>
                    <a:xfrm>
                      <a:off x="0" y="0"/>
                      <a:ext cx="5269865" cy="2115820"/>
                    </a:xfrm>
                    <a:prstGeom prst="rect">
                      <a:avLst/>
                    </a:prstGeom>
                    <a:noFill/>
                    <a:ln>
                      <a:noFill/>
                    </a:ln>
                  </pic:spPr>
                </pic:pic>
              </a:graphicData>
            </a:graphic>
          </wp:inline>
        </w:drawing>
      </w:r>
    </w:p>
    <w:p w14:paraId="28E5C339" w14:textId="77777777" w:rsidR="00925B3F" w:rsidRDefault="00925B3F" w:rsidP="00925B3F">
      <w:pPr>
        <w:spacing w:line="360" w:lineRule="auto"/>
        <w:ind w:leftChars="1400" w:left="3360"/>
        <w:rPr>
          <w:rFonts w:ascii="Calibri" w:hAnsi="Calibri"/>
        </w:rPr>
      </w:pPr>
      <w:r>
        <w:rPr>
          <w:rFonts w:ascii="Calibri" w:hAnsi="Calibri" w:hint="eastAsia"/>
        </w:rPr>
        <w:t>图</w:t>
      </w:r>
      <w:r>
        <w:rPr>
          <w:rFonts w:ascii="Calibri" w:hAnsi="Calibri" w:hint="eastAsia"/>
        </w:rPr>
        <w:t xml:space="preserve">7-3 </w:t>
      </w:r>
      <w:r>
        <w:rPr>
          <w:rFonts w:ascii="Calibri" w:hAnsi="Calibri" w:hint="eastAsia"/>
        </w:rPr>
        <w:t>新闻文本情感曲线图</w:t>
      </w:r>
    </w:p>
    <w:p w14:paraId="117F309C" w14:textId="77777777" w:rsidR="00925B3F" w:rsidRDefault="00925B3F" w:rsidP="00925B3F">
      <w:pPr>
        <w:jc w:val="center"/>
        <w:rPr>
          <w:rFonts w:ascii="Calibri" w:hAnsi="Calibri"/>
        </w:rPr>
      </w:pPr>
      <w:r>
        <w:rPr>
          <w:rFonts w:ascii="Calibri" w:hAnsi="Calibri" w:hint="eastAsia"/>
          <w:noProof/>
        </w:rPr>
        <w:drawing>
          <wp:inline distT="0" distB="0" distL="114300" distR="114300" wp14:anchorId="479C484F" wp14:editId="518ECE92">
            <wp:extent cx="5273040" cy="2636520"/>
            <wp:effectExtent l="0" t="0" r="3810" b="11430"/>
            <wp:docPr id="29" name="图片 180" descr="echart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0" descr="echarts (1)"/>
                    <pic:cNvPicPr>
                      <a:picLocks noChangeAspect="1"/>
                    </pic:cNvPicPr>
                  </pic:nvPicPr>
                  <pic:blipFill>
                    <a:blip r:embed="rId38"/>
                    <a:stretch>
                      <a:fillRect/>
                    </a:stretch>
                  </pic:blipFill>
                  <pic:spPr>
                    <a:xfrm>
                      <a:off x="0" y="0"/>
                      <a:ext cx="5273040" cy="2636520"/>
                    </a:xfrm>
                    <a:prstGeom prst="rect">
                      <a:avLst/>
                    </a:prstGeom>
                    <a:noFill/>
                    <a:ln>
                      <a:noFill/>
                    </a:ln>
                  </pic:spPr>
                </pic:pic>
              </a:graphicData>
            </a:graphic>
          </wp:inline>
        </w:drawing>
      </w:r>
    </w:p>
    <w:p w14:paraId="57788E69" w14:textId="77777777" w:rsidR="00925B3F" w:rsidRDefault="00925B3F" w:rsidP="00925B3F">
      <w:pPr>
        <w:spacing w:line="360" w:lineRule="auto"/>
        <w:ind w:leftChars="1400" w:left="3360"/>
        <w:rPr>
          <w:rFonts w:ascii="Calibri" w:hAnsi="Calibri"/>
        </w:rPr>
      </w:pPr>
      <w:r>
        <w:rPr>
          <w:rFonts w:ascii="Calibri" w:hAnsi="Calibri" w:hint="eastAsia"/>
        </w:rPr>
        <w:t>图</w:t>
      </w:r>
      <w:r>
        <w:rPr>
          <w:rFonts w:ascii="Calibri" w:hAnsi="Calibri" w:hint="eastAsia"/>
        </w:rPr>
        <w:t xml:space="preserve">7-4 </w:t>
      </w:r>
      <w:r>
        <w:rPr>
          <w:rFonts w:ascii="Calibri" w:hAnsi="Calibri" w:hint="eastAsia"/>
        </w:rPr>
        <w:t>新闻文本情感比例图</w:t>
      </w:r>
    </w:p>
    <w:p w14:paraId="46FC45C2" w14:textId="77777777" w:rsidR="00925B3F" w:rsidRDefault="00925B3F" w:rsidP="00925B3F">
      <w:pPr>
        <w:jc w:val="center"/>
        <w:rPr>
          <w:rFonts w:ascii="Calibri" w:hAnsi="Calibri"/>
        </w:rPr>
      </w:pPr>
    </w:p>
    <w:p w14:paraId="570D07BB" w14:textId="77777777" w:rsidR="00925B3F" w:rsidRDefault="00925B3F" w:rsidP="00925B3F">
      <w:pPr>
        <w:jc w:val="center"/>
        <w:rPr>
          <w:rFonts w:ascii="Calibri" w:hAnsi="Calibri"/>
        </w:rPr>
      </w:pPr>
      <w:r>
        <w:rPr>
          <w:rFonts w:ascii="Calibri" w:hAnsi="Calibri" w:hint="eastAsia"/>
          <w:noProof/>
        </w:rPr>
        <w:lastRenderedPageBreak/>
        <w:drawing>
          <wp:inline distT="0" distB="0" distL="114300" distR="114300" wp14:anchorId="6E97A901" wp14:editId="4B3B6FC4">
            <wp:extent cx="4883150" cy="2053590"/>
            <wp:effectExtent l="0" t="0" r="12700" b="3810"/>
            <wp:docPr id="30" name="图片 181" descr="echart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1" descr="echarts (2)"/>
                    <pic:cNvPicPr>
                      <a:picLocks noChangeAspect="1"/>
                    </pic:cNvPicPr>
                  </pic:nvPicPr>
                  <pic:blipFill>
                    <a:blip r:embed="rId39"/>
                    <a:srcRect t="5780" b="10115"/>
                    <a:stretch>
                      <a:fillRect/>
                    </a:stretch>
                  </pic:blipFill>
                  <pic:spPr>
                    <a:xfrm>
                      <a:off x="0" y="0"/>
                      <a:ext cx="4883150" cy="2053590"/>
                    </a:xfrm>
                    <a:prstGeom prst="rect">
                      <a:avLst/>
                    </a:prstGeom>
                    <a:noFill/>
                    <a:ln>
                      <a:noFill/>
                    </a:ln>
                  </pic:spPr>
                </pic:pic>
              </a:graphicData>
            </a:graphic>
          </wp:inline>
        </w:drawing>
      </w:r>
    </w:p>
    <w:p w14:paraId="29EE6C1F" w14:textId="77777777" w:rsidR="00925B3F" w:rsidRDefault="00925B3F" w:rsidP="00925B3F">
      <w:pPr>
        <w:spacing w:line="360" w:lineRule="auto"/>
        <w:ind w:leftChars="1400" w:left="3360"/>
        <w:rPr>
          <w:rFonts w:ascii="Calibri" w:hAnsi="Calibri"/>
        </w:rPr>
      </w:pPr>
      <w:r>
        <w:rPr>
          <w:rFonts w:ascii="Calibri" w:hAnsi="Calibri" w:hint="eastAsia"/>
        </w:rPr>
        <w:t>图</w:t>
      </w:r>
      <w:r>
        <w:rPr>
          <w:rFonts w:ascii="Calibri" w:hAnsi="Calibri" w:hint="eastAsia"/>
        </w:rPr>
        <w:t xml:space="preserve">7-5 </w:t>
      </w:r>
      <w:r>
        <w:rPr>
          <w:rFonts w:ascii="Calibri" w:hAnsi="Calibri" w:hint="eastAsia"/>
        </w:rPr>
        <w:t>新闻评论情感比例图</w:t>
      </w:r>
    </w:p>
    <w:p w14:paraId="3AB6BD46" w14:textId="77777777" w:rsidR="00925B3F" w:rsidRDefault="00925B3F" w:rsidP="00925B3F">
      <w:pPr>
        <w:pStyle w:val="2"/>
        <w:rPr>
          <w:rFonts w:cs="Cambria"/>
          <w:szCs w:val="30"/>
        </w:rPr>
      </w:pPr>
      <w:bookmarkStart w:id="119" w:name="_Toc31271"/>
      <w:r>
        <w:rPr>
          <w:rFonts w:cs="Cambria"/>
          <w:szCs w:val="30"/>
        </w:rPr>
        <w:t>7.3</w:t>
      </w:r>
      <w:r>
        <w:rPr>
          <w:rFonts w:cs="Cambria" w:hint="eastAsia"/>
          <w:szCs w:val="30"/>
        </w:rPr>
        <w:t xml:space="preserve"> </w:t>
      </w:r>
      <w:r>
        <w:rPr>
          <w:rFonts w:cs="Cambria" w:hint="eastAsia"/>
          <w:szCs w:val="30"/>
        </w:rPr>
        <w:t>文本聚类运行结果</w:t>
      </w:r>
      <w:bookmarkEnd w:id="119"/>
    </w:p>
    <w:p w14:paraId="0F88025F" w14:textId="77777777" w:rsidR="00925B3F" w:rsidRDefault="00925B3F" w:rsidP="00925B3F">
      <w:pPr>
        <w:pStyle w:val="a3"/>
        <w:spacing w:line="360" w:lineRule="auto"/>
        <w:ind w:firstLine="480"/>
        <w:rPr>
          <w:rFonts w:ascii="Calibri" w:hAnsi="Calibri"/>
        </w:rPr>
      </w:pPr>
      <w:r>
        <w:rPr>
          <w:rFonts w:ascii="Calibri" w:hAnsi="Calibri" w:hint="eastAsia"/>
        </w:rPr>
        <w:t>用户选择新闻，系统自动将新闻评论文本分类，并得出每个分类里面的典型评论。评论文本聚类结果如图</w:t>
      </w:r>
      <w:r>
        <w:rPr>
          <w:rFonts w:ascii="Calibri" w:hAnsi="Calibri" w:hint="eastAsia"/>
        </w:rPr>
        <w:t>7-6</w:t>
      </w:r>
      <w:r>
        <w:rPr>
          <w:rFonts w:ascii="Calibri" w:hAnsi="Calibri" w:hint="eastAsia"/>
        </w:rPr>
        <w:t>所示，关键评论提取如图</w:t>
      </w:r>
      <w:r>
        <w:rPr>
          <w:rFonts w:ascii="Calibri" w:hAnsi="Calibri" w:hint="eastAsia"/>
        </w:rPr>
        <w:t>7-7</w:t>
      </w:r>
      <w:r>
        <w:rPr>
          <w:rFonts w:ascii="Calibri" w:hAnsi="Calibri" w:hint="eastAsia"/>
        </w:rPr>
        <w:t>所示。</w:t>
      </w:r>
    </w:p>
    <w:p w14:paraId="6FCFA51D" w14:textId="77777777" w:rsidR="00925B3F" w:rsidRDefault="00925B3F" w:rsidP="00925B3F">
      <w:pPr>
        <w:pStyle w:val="a3"/>
        <w:spacing w:line="360" w:lineRule="auto"/>
        <w:ind w:firstLineChars="0" w:firstLine="0"/>
        <w:jc w:val="center"/>
        <w:rPr>
          <w:rFonts w:ascii="Calibri" w:hAnsi="Calibri"/>
        </w:rPr>
      </w:pPr>
      <w:r>
        <w:rPr>
          <w:rFonts w:ascii="Calibri" w:hAnsi="Calibri" w:hint="eastAsia"/>
          <w:noProof/>
        </w:rPr>
        <w:drawing>
          <wp:inline distT="0" distB="0" distL="114300" distR="114300" wp14:anchorId="423B9B54" wp14:editId="03C2B94A">
            <wp:extent cx="4114165" cy="2931160"/>
            <wp:effectExtent l="0" t="0" r="635" b="2540"/>
            <wp:docPr id="31" name="图片 186"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6" descr="图表, 直方图&#10;&#10;描述已自动生成"/>
                    <pic:cNvPicPr>
                      <a:picLocks noChangeAspect="1"/>
                    </pic:cNvPicPr>
                  </pic:nvPicPr>
                  <pic:blipFill>
                    <a:blip r:embed="rId40"/>
                    <a:srcRect t="2357" b="2651"/>
                    <a:stretch>
                      <a:fillRect/>
                    </a:stretch>
                  </pic:blipFill>
                  <pic:spPr>
                    <a:xfrm>
                      <a:off x="0" y="0"/>
                      <a:ext cx="4114165" cy="2931160"/>
                    </a:xfrm>
                    <a:prstGeom prst="rect">
                      <a:avLst/>
                    </a:prstGeom>
                    <a:noFill/>
                    <a:ln>
                      <a:noFill/>
                    </a:ln>
                  </pic:spPr>
                </pic:pic>
              </a:graphicData>
            </a:graphic>
          </wp:inline>
        </w:drawing>
      </w:r>
    </w:p>
    <w:p w14:paraId="0BFE48FE" w14:textId="77777777" w:rsidR="00925B3F" w:rsidRDefault="00925B3F" w:rsidP="00925B3F">
      <w:pPr>
        <w:spacing w:line="360" w:lineRule="auto"/>
        <w:ind w:leftChars="1400" w:left="3360"/>
        <w:rPr>
          <w:rFonts w:ascii="Calibri" w:hAnsi="Calibri"/>
        </w:rPr>
      </w:pPr>
      <w:r>
        <w:rPr>
          <w:rFonts w:ascii="Calibri" w:hAnsi="Calibri" w:hint="eastAsia"/>
        </w:rPr>
        <w:t>图</w:t>
      </w:r>
      <w:r>
        <w:rPr>
          <w:rFonts w:ascii="Calibri" w:hAnsi="Calibri" w:hint="eastAsia"/>
        </w:rPr>
        <w:t xml:space="preserve">7-6 </w:t>
      </w:r>
      <w:r>
        <w:rPr>
          <w:rFonts w:ascii="Calibri" w:hAnsi="Calibri" w:hint="eastAsia"/>
        </w:rPr>
        <w:t>评论聚类结果图</w:t>
      </w:r>
    </w:p>
    <w:p w14:paraId="3542EAB3" w14:textId="77777777" w:rsidR="00925B3F" w:rsidRDefault="00925B3F" w:rsidP="00925B3F">
      <w:pPr>
        <w:rPr>
          <w:rFonts w:ascii="Calibri" w:hAnsi="Calibri"/>
        </w:rPr>
      </w:pPr>
      <w:r>
        <w:rPr>
          <w:rFonts w:ascii="Calibri" w:hAnsi="Calibri" w:hint="eastAsia"/>
          <w:noProof/>
        </w:rPr>
        <w:drawing>
          <wp:inline distT="0" distB="0" distL="114300" distR="114300" wp14:anchorId="604B0234" wp14:editId="38A0792E">
            <wp:extent cx="5582920" cy="782955"/>
            <wp:effectExtent l="0" t="0" r="17780" b="17145"/>
            <wp:docPr id="32" name="图片 159" descr="图形用户界面, 文本,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9" descr="图形用户界面, 文本, 应用程序, Word&#10;&#10;描述已自动生成"/>
                    <pic:cNvPicPr>
                      <a:picLocks noChangeAspect="1"/>
                    </pic:cNvPicPr>
                  </pic:nvPicPr>
                  <pic:blipFill>
                    <a:blip r:embed="rId41"/>
                    <a:stretch>
                      <a:fillRect/>
                    </a:stretch>
                  </pic:blipFill>
                  <pic:spPr>
                    <a:xfrm>
                      <a:off x="0" y="0"/>
                      <a:ext cx="5582920" cy="782955"/>
                    </a:xfrm>
                    <a:prstGeom prst="rect">
                      <a:avLst/>
                    </a:prstGeom>
                    <a:noFill/>
                    <a:ln>
                      <a:noFill/>
                    </a:ln>
                  </pic:spPr>
                </pic:pic>
              </a:graphicData>
            </a:graphic>
          </wp:inline>
        </w:drawing>
      </w:r>
    </w:p>
    <w:p w14:paraId="6332B83B" w14:textId="77777777" w:rsidR="00925B3F" w:rsidRDefault="00925B3F" w:rsidP="00925B3F">
      <w:pPr>
        <w:spacing w:line="360" w:lineRule="auto"/>
        <w:ind w:leftChars="1400" w:left="3360"/>
        <w:rPr>
          <w:rFonts w:ascii="Calibri" w:hAnsi="Calibri"/>
        </w:rPr>
      </w:pPr>
      <w:r>
        <w:rPr>
          <w:rFonts w:hint="eastAsia"/>
          <w:szCs w:val="22"/>
        </w:rPr>
        <w:t>图7-7 关键评论提取结果图</w:t>
      </w:r>
    </w:p>
    <w:p w14:paraId="2BD29C28" w14:textId="77777777" w:rsidR="00925B3F" w:rsidRDefault="00925B3F" w:rsidP="00925B3F">
      <w:pPr>
        <w:pStyle w:val="af"/>
        <w:keepNext/>
        <w:keepLines/>
        <w:spacing w:before="340" w:after="330" w:line="579" w:lineRule="auto"/>
        <w:ind w:left="432" w:hanging="432"/>
      </w:pPr>
      <w:bookmarkStart w:id="120" w:name="_Toc14113"/>
      <w:r>
        <w:rPr>
          <w:rFonts w:hint="eastAsia"/>
        </w:rPr>
        <w:lastRenderedPageBreak/>
        <w:t>总结</w:t>
      </w:r>
      <w:bookmarkStart w:id="121" w:name="_Toc292890779"/>
      <w:bookmarkEnd w:id="120"/>
    </w:p>
    <w:p w14:paraId="49BD7383" w14:textId="77777777" w:rsidR="00925B3F" w:rsidRDefault="00925B3F" w:rsidP="00925B3F">
      <w:pPr>
        <w:pStyle w:val="a3"/>
        <w:spacing w:line="360" w:lineRule="auto"/>
        <w:ind w:firstLine="480"/>
        <w:rPr>
          <w:rFonts w:ascii="Calibri" w:hAnsi="Calibri"/>
        </w:rPr>
      </w:pPr>
      <w:r>
        <w:rPr>
          <w:rFonts w:ascii="Calibri" w:hAnsi="Calibri" w:hint="eastAsia"/>
        </w:rPr>
        <w:t>本文主要是对网络新闻文本包括新闻正文及其评论的情感分析的设计与实现。相较于其他研究主要有以下几点不同与优势：</w:t>
      </w:r>
    </w:p>
    <w:p w14:paraId="04053F49" w14:textId="77777777" w:rsidR="00925B3F" w:rsidRDefault="00925B3F" w:rsidP="00925B3F">
      <w:pPr>
        <w:pStyle w:val="a3"/>
        <w:numPr>
          <w:ilvl w:val="0"/>
          <w:numId w:val="10"/>
        </w:numPr>
        <w:spacing w:line="360" w:lineRule="auto"/>
        <w:ind w:firstLine="480"/>
        <w:rPr>
          <w:rFonts w:ascii="Calibri" w:hAnsi="Calibri"/>
        </w:rPr>
      </w:pPr>
      <w:r>
        <w:rPr>
          <w:rFonts w:ascii="Calibri" w:hAnsi="Calibri" w:hint="eastAsia"/>
        </w:rPr>
        <w:t>由于本文研究对象为新闻正文与评论文本，两者篇幅差距较大，故在情感分析方法上面，本文选择了两种方法——依存句法分析与基于</w:t>
      </w:r>
      <w:r>
        <w:rPr>
          <w:rFonts w:ascii="Calibri" w:hAnsi="Calibri" w:hint="eastAsia"/>
        </w:rPr>
        <w:t>LSTM</w:t>
      </w:r>
      <w:r>
        <w:rPr>
          <w:rFonts w:ascii="Calibri" w:hAnsi="Calibri" w:hint="eastAsia"/>
        </w:rPr>
        <w:t>的深度学习模型，从分析速率与准确度考虑，最终选择了在新闻正文的情感分析研究上使用依存句法分析，新闻评论的情感分析研究上使用深度学习模型。</w:t>
      </w:r>
    </w:p>
    <w:p w14:paraId="58598D10" w14:textId="77777777" w:rsidR="00925B3F" w:rsidRDefault="00925B3F" w:rsidP="00925B3F">
      <w:pPr>
        <w:pStyle w:val="a3"/>
        <w:numPr>
          <w:ilvl w:val="0"/>
          <w:numId w:val="10"/>
        </w:numPr>
        <w:spacing w:line="360" w:lineRule="auto"/>
        <w:ind w:firstLine="480"/>
        <w:rPr>
          <w:rFonts w:ascii="Calibri" w:hAnsi="Calibri"/>
        </w:rPr>
      </w:pPr>
      <w:r>
        <w:rPr>
          <w:rFonts w:ascii="Calibri" w:hAnsi="Calibri" w:hint="eastAsia"/>
        </w:rPr>
        <w:t>在深度学习模型的研究中，与传统的二分类模型差别的是，本文采用的是三分类模型，三分类除了涉及到二分类中的正面和负面情感外，还有一种中性情感，从原始数据中，提取具有语义转换的句子，从而获得</w:t>
      </w:r>
      <w:r>
        <w:rPr>
          <w:rFonts w:ascii="Calibri" w:hAnsi="Calibri" w:hint="eastAsia"/>
        </w:rPr>
        <w:t>3</w:t>
      </w:r>
      <w:r>
        <w:rPr>
          <w:rFonts w:ascii="Calibri" w:hAnsi="Calibri" w:hint="eastAsia"/>
        </w:rPr>
        <w:t>个具有不同情感的数据。</w:t>
      </w:r>
    </w:p>
    <w:p w14:paraId="7E858BD4" w14:textId="77777777" w:rsidR="00925B3F" w:rsidRDefault="00925B3F" w:rsidP="00925B3F">
      <w:pPr>
        <w:pStyle w:val="a3"/>
        <w:numPr>
          <w:ilvl w:val="0"/>
          <w:numId w:val="10"/>
        </w:numPr>
        <w:spacing w:line="360" w:lineRule="auto"/>
        <w:ind w:firstLine="480"/>
        <w:rPr>
          <w:rFonts w:ascii="Calibri" w:hAnsi="Calibri"/>
        </w:rPr>
      </w:pPr>
      <w:r>
        <w:rPr>
          <w:rFonts w:ascii="Calibri" w:hAnsi="Calibri" w:hint="eastAsia"/>
        </w:rPr>
        <w:t>在新闻正文中文分词中，本文选取了更具领域性的北京大学开源分词工具</w:t>
      </w:r>
      <w:proofErr w:type="spellStart"/>
      <w:r>
        <w:rPr>
          <w:rFonts w:ascii="Calibri" w:hAnsi="Calibri" w:hint="eastAsia"/>
        </w:rPr>
        <w:t>pkuseg</w:t>
      </w:r>
      <w:proofErr w:type="spellEnd"/>
      <w:r>
        <w:rPr>
          <w:rFonts w:ascii="Calibri" w:hAnsi="Calibri" w:hint="eastAsia"/>
        </w:rPr>
        <w:t>，</w:t>
      </w:r>
      <w:proofErr w:type="spellStart"/>
      <w:r>
        <w:rPr>
          <w:rFonts w:ascii="Calibri" w:hAnsi="Calibri" w:hint="eastAsia"/>
        </w:rPr>
        <w:t>pkuseg</w:t>
      </w:r>
      <w:proofErr w:type="spellEnd"/>
      <w:r>
        <w:rPr>
          <w:rFonts w:ascii="Calibri" w:hAnsi="Calibri" w:hint="eastAsia"/>
          <w:color w:val="333333"/>
          <w:szCs w:val="24"/>
          <w:shd w:val="clear" w:color="auto" w:fill="FFFFFF"/>
        </w:rPr>
        <w:t>提供了在</w:t>
      </w:r>
      <w:r>
        <w:rPr>
          <w:rFonts w:ascii="Calibri" w:hAnsi="Calibri" w:hint="eastAsia"/>
          <w:color w:val="333333"/>
          <w:szCs w:val="24"/>
          <w:shd w:val="clear" w:color="auto" w:fill="FFFFFF"/>
        </w:rPr>
        <w:t>MSRA</w:t>
      </w:r>
      <w:r>
        <w:rPr>
          <w:rFonts w:ascii="Calibri" w:hAnsi="Calibri" w:hint="eastAsia"/>
          <w:color w:val="333333"/>
          <w:szCs w:val="24"/>
          <w:shd w:val="clear" w:color="auto" w:fill="FFFFFF"/>
        </w:rPr>
        <w:t>（新闻语料）上训练得到的模型，在新闻文本分词中更为准确。但考虑到其分词耗时长在大数量的评论分词中本文选择的是较稳定、快速的</w:t>
      </w:r>
      <w:proofErr w:type="spellStart"/>
      <w:r>
        <w:rPr>
          <w:rFonts w:ascii="Calibri" w:hAnsi="Calibri" w:hint="eastAsia"/>
          <w:color w:val="333333"/>
          <w:szCs w:val="24"/>
          <w:shd w:val="clear" w:color="auto" w:fill="FFFFFF"/>
        </w:rPr>
        <w:t>jieba</w:t>
      </w:r>
      <w:proofErr w:type="spellEnd"/>
      <w:r>
        <w:rPr>
          <w:rFonts w:ascii="Calibri" w:hAnsi="Calibri" w:hint="eastAsia"/>
          <w:color w:val="333333"/>
          <w:szCs w:val="24"/>
          <w:shd w:val="clear" w:color="auto" w:fill="FFFFFF"/>
        </w:rPr>
        <w:t>分词工具。</w:t>
      </w:r>
    </w:p>
    <w:p w14:paraId="64524F3B" w14:textId="77777777" w:rsidR="00925B3F" w:rsidRDefault="00925B3F" w:rsidP="00925B3F">
      <w:pPr>
        <w:pStyle w:val="a3"/>
        <w:numPr>
          <w:ilvl w:val="0"/>
          <w:numId w:val="10"/>
        </w:numPr>
        <w:spacing w:line="360" w:lineRule="auto"/>
        <w:ind w:firstLine="480"/>
        <w:rPr>
          <w:rFonts w:ascii="Calibri" w:hAnsi="Calibri"/>
        </w:rPr>
      </w:pPr>
      <w:r>
        <w:rPr>
          <w:rFonts w:ascii="Calibri" w:hAnsi="Calibri" w:hint="eastAsia"/>
        </w:rPr>
        <w:t>本系统的模块符合高内聚、低耦合的原则。</w:t>
      </w:r>
    </w:p>
    <w:p w14:paraId="44B67728" w14:textId="77777777" w:rsidR="00925B3F" w:rsidRDefault="00925B3F" w:rsidP="00925B3F">
      <w:pPr>
        <w:pStyle w:val="a3"/>
        <w:spacing w:line="360" w:lineRule="auto"/>
        <w:ind w:firstLine="480"/>
        <w:rPr>
          <w:rFonts w:ascii="Calibri" w:hAnsi="Calibri"/>
        </w:rPr>
      </w:pPr>
      <w:r>
        <w:rPr>
          <w:rFonts w:ascii="Calibri" w:hAnsi="Calibri" w:hint="eastAsia"/>
        </w:rPr>
        <w:t>基于以上分析和算法研究，结合</w:t>
      </w:r>
      <w:r>
        <w:rPr>
          <w:rFonts w:ascii="Calibri" w:hAnsi="Calibri" w:hint="eastAsia"/>
        </w:rPr>
        <w:t>python</w:t>
      </w:r>
      <w:r>
        <w:rPr>
          <w:rFonts w:ascii="Calibri" w:hAnsi="Calibri" w:hint="eastAsia"/>
        </w:rPr>
        <w:t>网络爬虫技术和</w:t>
      </w:r>
      <w:r>
        <w:rPr>
          <w:rFonts w:ascii="Calibri" w:hAnsi="Calibri" w:hint="eastAsia"/>
        </w:rPr>
        <w:t>Java web</w:t>
      </w:r>
      <w:r>
        <w:rPr>
          <w:rFonts w:ascii="Calibri" w:hAnsi="Calibri" w:hint="eastAsia"/>
        </w:rPr>
        <w:t>技术，设计并完成了一个基于新闻的大数据分析系统，并对系统进行功能测试，测试结果表明，系统符合预期的要求。</w:t>
      </w:r>
    </w:p>
    <w:p w14:paraId="27060283" w14:textId="77777777" w:rsidR="00925B3F" w:rsidRDefault="00925B3F" w:rsidP="00925B3F">
      <w:pPr>
        <w:pStyle w:val="a3"/>
        <w:spacing w:line="360" w:lineRule="auto"/>
        <w:ind w:firstLine="480"/>
        <w:rPr>
          <w:rFonts w:ascii="Calibri" w:hAnsi="Calibri"/>
        </w:rPr>
      </w:pPr>
      <w:r>
        <w:rPr>
          <w:rFonts w:ascii="Calibri" w:hAnsi="Calibri" w:hint="eastAsia"/>
        </w:rPr>
        <w:t>但是本系统还是存在不足，比如本系统的评论情感分类准确度不高，主要原因是，网络新闻的标记语料的缺乏；中性评价出现的概率不高，主要原因是中性数据集的数量要比其他两个数据集少一半多，并且通过简单规则“然而”，“但”提取出来的中性数据集质量也不是很高，所以才会出现偏差。</w:t>
      </w:r>
    </w:p>
    <w:p w14:paraId="2C9B3249" w14:textId="77777777" w:rsidR="00925B3F" w:rsidRDefault="00925B3F" w:rsidP="00925B3F">
      <w:pPr>
        <w:pStyle w:val="af"/>
        <w:keepNext/>
        <w:keepLines/>
        <w:spacing w:before="340" w:after="330" w:line="579" w:lineRule="auto"/>
        <w:ind w:firstLine="432"/>
        <w:rPr>
          <w:rFonts w:ascii="Calibri" w:hAnsi="Calibri"/>
        </w:rPr>
      </w:pPr>
      <w:r>
        <w:rPr>
          <w:rFonts w:ascii="Calibri" w:hAnsi="Calibri" w:hint="eastAsia"/>
        </w:rPr>
        <w:br w:type="page"/>
      </w:r>
      <w:bookmarkStart w:id="122" w:name="_Toc29366"/>
      <w:r>
        <w:rPr>
          <w:rFonts w:ascii="Calibri" w:hAnsi="Calibri" w:hint="eastAsia"/>
        </w:rPr>
        <w:lastRenderedPageBreak/>
        <w:t>致谢</w:t>
      </w:r>
      <w:bookmarkEnd w:id="121"/>
      <w:bookmarkEnd w:id="122"/>
    </w:p>
    <w:p w14:paraId="58E4D410" w14:textId="77777777" w:rsidR="00925B3F" w:rsidRDefault="00925B3F" w:rsidP="00925B3F">
      <w:pPr>
        <w:spacing w:line="360" w:lineRule="auto"/>
        <w:ind w:firstLineChars="200" w:firstLine="480"/>
        <w:rPr>
          <w:rFonts w:ascii="Calibri" w:hAnsi="Calibri"/>
        </w:rPr>
      </w:pPr>
      <w:r>
        <w:rPr>
          <w:rFonts w:ascii="Calibri" w:hAnsi="Calibri" w:hint="eastAsia"/>
        </w:rPr>
        <w:t>毕业设计是四年大学生活的结束标志，经过五个多月的努力，此次毕业设计终于完成了，这也标志着我美好而充实的大学生活即将结束。四年的大学生活中，老师、同学与身边的朋友们给予了我许多真诚的帮助与关怀。在此，我表示万分感谢。</w:t>
      </w:r>
    </w:p>
    <w:p w14:paraId="5DA856D5" w14:textId="77777777" w:rsidR="00925B3F" w:rsidRDefault="00925B3F" w:rsidP="00925B3F">
      <w:pPr>
        <w:spacing w:line="360" w:lineRule="auto"/>
        <w:ind w:firstLineChars="200" w:firstLine="480"/>
        <w:rPr>
          <w:rFonts w:ascii="Calibri" w:hAnsi="Calibri"/>
        </w:rPr>
      </w:pPr>
      <w:r>
        <w:rPr>
          <w:rFonts w:ascii="Calibri" w:hAnsi="Calibri" w:hint="eastAsia"/>
        </w:rPr>
        <w:t>这次毕业设计的完成，首先要感谢魏冬梅老师的精心指导。疫情居家期间，魏老师仍坚持每周的指导，在每周的指导时，魏老师督促与检测我们毕业设计的完成度，并对我们已完成部分提出意见与建议，让我及时了解到自己毕业设计中的不足与下一步目标。在本次毕业设计中，如果没有魏老师的悉心指导，我无法轻松地完成程序的编写与相关文档的准备。</w:t>
      </w:r>
    </w:p>
    <w:p w14:paraId="1E180E3C" w14:textId="77777777" w:rsidR="00925B3F" w:rsidRDefault="00925B3F" w:rsidP="00925B3F">
      <w:pPr>
        <w:spacing w:line="360" w:lineRule="auto"/>
        <w:ind w:firstLineChars="200" w:firstLine="480"/>
        <w:rPr>
          <w:rFonts w:ascii="Calibri" w:hAnsi="Calibri"/>
        </w:rPr>
      </w:pPr>
      <w:r>
        <w:rPr>
          <w:rFonts w:ascii="Calibri" w:hAnsi="Calibri" w:hint="eastAsia"/>
        </w:rPr>
        <w:t>除了感谢魏老师外，我还要感谢那些帮助与关怀我的同学、朋友们。我要感谢陈晓玮同学在相关文档的编写过程中的提醒与建议；还有我的朋友周伍，在神经网络学习方面，他给我提供了许多学习资料与指导，得益于他的帮助，我才能在几周之内完成神经网络的构建。感谢我的大学同学以及舍友们，我很荣幸能跟大家一同度过难忘而又可贵的四年大学生活。</w:t>
      </w:r>
    </w:p>
    <w:p w14:paraId="1BE6DA02" w14:textId="77777777" w:rsidR="00925B3F" w:rsidRDefault="00925B3F" w:rsidP="00925B3F">
      <w:pPr>
        <w:pStyle w:val="af"/>
        <w:keepNext/>
        <w:keepLines/>
        <w:spacing w:before="340" w:after="330" w:line="579" w:lineRule="auto"/>
        <w:rPr>
          <w:rFonts w:ascii="Calibri" w:hAnsi="Calibri"/>
        </w:rPr>
      </w:pPr>
      <w:r>
        <w:rPr>
          <w:rFonts w:ascii="Calibri" w:hAnsi="Calibri" w:hint="eastAsia"/>
        </w:rPr>
        <w:br w:type="page"/>
      </w:r>
      <w:bookmarkStart w:id="123" w:name="_Toc27484"/>
      <w:r>
        <w:rPr>
          <w:rFonts w:ascii="Calibri" w:hAnsi="Calibri" w:hint="eastAsia"/>
        </w:rPr>
        <w:lastRenderedPageBreak/>
        <w:t>参考文献</w:t>
      </w:r>
      <w:bookmarkEnd w:id="123"/>
    </w:p>
    <w:p w14:paraId="024639C6" w14:textId="77777777" w:rsidR="00925B3F" w:rsidRDefault="00925B3F" w:rsidP="00925B3F">
      <w:pPr>
        <w:spacing w:line="360" w:lineRule="auto"/>
      </w:pPr>
      <w:r>
        <w:rPr>
          <w:rFonts w:hint="eastAsia"/>
        </w:rPr>
        <w:t>[1] 中国互联网络信息中心（CNNIC）.第45次中国互联网络发展现状统计报告[R].2020年4月28日.</w:t>
      </w:r>
    </w:p>
    <w:p w14:paraId="5B231980" w14:textId="77777777" w:rsidR="00925B3F" w:rsidRDefault="00925B3F" w:rsidP="00925B3F">
      <w:pPr>
        <w:spacing w:line="360" w:lineRule="auto"/>
      </w:pPr>
      <w:r>
        <w:rPr>
          <w:rFonts w:hint="eastAsia"/>
        </w:rPr>
        <w:t>[2] 陈敬,刘欢欢,李寿山,周国栋.基于主动学习的新闻读者情绪分类方法 [J]. 山西大学学报(自然科学版), 2017,40(155), 01 26-31.</w:t>
      </w:r>
    </w:p>
    <w:p w14:paraId="6C9622A9" w14:textId="77777777" w:rsidR="00925B3F" w:rsidRDefault="00925B3F" w:rsidP="00925B3F">
      <w:pPr>
        <w:spacing w:line="360" w:lineRule="auto"/>
      </w:pPr>
      <w:r>
        <w:rPr>
          <w:rFonts w:hint="eastAsia"/>
        </w:rPr>
        <w:t xml:space="preserve">[3] 赵妍妍.句子级情感信息抽取与极性识别的方法研究[D].哈尔滨工业大学, 2011. </w:t>
      </w:r>
    </w:p>
    <w:p w14:paraId="56BC9219" w14:textId="77777777" w:rsidR="00925B3F" w:rsidRDefault="00925B3F" w:rsidP="00925B3F">
      <w:pPr>
        <w:spacing w:line="360" w:lineRule="auto"/>
      </w:pPr>
      <w:r>
        <w:rPr>
          <w:rFonts w:hint="eastAsia"/>
        </w:rPr>
        <w:t>[4] 唐立婷.关于网络舆情生态系统的构建与运行机理研究[J].现代经济信息,2019,15 411+413.</w:t>
      </w:r>
    </w:p>
    <w:p w14:paraId="1B3DA7B8" w14:textId="77777777" w:rsidR="00925B3F" w:rsidRDefault="00925B3F" w:rsidP="00925B3F">
      <w:pPr>
        <w:spacing w:line="360" w:lineRule="auto"/>
        <w:rPr>
          <w:color w:val="000000"/>
          <w:shd w:val="clear" w:color="auto" w:fill="FFFFFF"/>
        </w:rPr>
      </w:pPr>
      <w:r>
        <w:rPr>
          <w:rFonts w:hint="eastAsia"/>
          <w:color w:val="000000"/>
          <w:shd w:val="clear" w:color="auto" w:fill="FFFFFF"/>
        </w:rPr>
        <w:t>[5] 李雪.面向网络新闻的舆情检测与分析系统设计与实现[D].山东师范大学,2014.(4)</w:t>
      </w:r>
    </w:p>
    <w:p w14:paraId="27580122" w14:textId="77777777" w:rsidR="00925B3F" w:rsidRDefault="00925B3F" w:rsidP="00925B3F">
      <w:pPr>
        <w:spacing w:line="360" w:lineRule="auto"/>
        <w:rPr>
          <w:color w:val="000000"/>
          <w:shd w:val="clear" w:color="auto" w:fill="FFFFFF"/>
        </w:rPr>
      </w:pPr>
      <w:r>
        <w:rPr>
          <w:rFonts w:hint="eastAsia"/>
          <w:color w:val="000000"/>
          <w:shd w:val="clear" w:color="auto" w:fill="FFFFFF"/>
        </w:rPr>
        <w:t>[6] 段传明.传统情感分类方法与基于深度学习的情感分类方法对比分析[J].软件导刊,2018,17(01):22-24.</w:t>
      </w:r>
    </w:p>
    <w:p w14:paraId="76302D2C" w14:textId="77777777" w:rsidR="00925B3F" w:rsidRDefault="00925B3F" w:rsidP="00925B3F">
      <w:pPr>
        <w:spacing w:line="360" w:lineRule="auto"/>
        <w:rPr>
          <w:color w:val="000000"/>
          <w:shd w:val="clear" w:color="auto" w:fill="FFFFFF"/>
        </w:rPr>
      </w:pPr>
      <w:r>
        <w:rPr>
          <w:rFonts w:hint="eastAsia"/>
          <w:color w:val="000000"/>
          <w:shd w:val="clear" w:color="auto" w:fill="FFFFFF"/>
        </w:rPr>
        <w:t>[7] 韦修喜,黄华娟,周永权. 基于AP聚类的约简孪生支持向量机快速分类算法 [J]. 计算机工程与科学, 2019,41(298), 10 189-194.</w:t>
      </w:r>
    </w:p>
    <w:p w14:paraId="3141D730" w14:textId="77777777" w:rsidR="00925B3F" w:rsidRDefault="00925B3F" w:rsidP="00925B3F">
      <w:pPr>
        <w:spacing w:line="360" w:lineRule="auto"/>
      </w:pPr>
      <w:r>
        <w:rPr>
          <w:rFonts w:hint="eastAsia"/>
          <w:color w:val="000000"/>
          <w:shd w:val="clear" w:color="auto" w:fill="FFFFFF"/>
        </w:rPr>
        <w:t xml:space="preserve">[8] Frey B J, </w:t>
      </w:r>
      <w:proofErr w:type="spellStart"/>
      <w:r>
        <w:rPr>
          <w:rFonts w:hint="eastAsia"/>
          <w:color w:val="000000"/>
          <w:shd w:val="clear" w:color="auto" w:fill="FFFFFF"/>
        </w:rPr>
        <w:t>Duech</w:t>
      </w:r>
      <w:proofErr w:type="spellEnd"/>
      <w:r>
        <w:rPr>
          <w:rFonts w:hint="eastAsia"/>
          <w:color w:val="000000"/>
          <w:shd w:val="clear" w:color="auto" w:fill="FFFFFF"/>
        </w:rPr>
        <w:t xml:space="preserve"> </w:t>
      </w:r>
      <w:proofErr w:type="spellStart"/>
      <w:proofErr w:type="gramStart"/>
      <w:r>
        <w:rPr>
          <w:rFonts w:hint="eastAsia"/>
          <w:color w:val="000000"/>
          <w:shd w:val="clear" w:color="auto" w:fill="FFFFFF"/>
        </w:rPr>
        <w:t>D.Clustering</w:t>
      </w:r>
      <w:proofErr w:type="spellEnd"/>
      <w:proofErr w:type="gramEnd"/>
      <w:r>
        <w:rPr>
          <w:rFonts w:hint="eastAsia"/>
          <w:color w:val="000000"/>
          <w:shd w:val="clear" w:color="auto" w:fill="FFFFFF"/>
        </w:rPr>
        <w:t xml:space="preserve"> by passing messages between data points[J].Science, 2007, 315 (5814):972-976.</w:t>
      </w:r>
    </w:p>
    <w:p w14:paraId="45E91CFC" w14:textId="77777777" w:rsidR="00925B3F" w:rsidRDefault="00925B3F" w:rsidP="00925B3F">
      <w:pPr>
        <w:spacing w:line="360" w:lineRule="auto"/>
      </w:pPr>
      <w:r>
        <w:rPr>
          <w:rFonts w:hint="eastAsia"/>
        </w:rPr>
        <w:t>[9] 陶杨明. 基于深度学习的细粒度文本情感分析研究[D].浙江工商大学,2020.</w:t>
      </w:r>
    </w:p>
    <w:p w14:paraId="1B09D381" w14:textId="77777777" w:rsidR="00925B3F" w:rsidRDefault="00925B3F" w:rsidP="00925B3F">
      <w:pPr>
        <w:spacing w:line="360" w:lineRule="auto"/>
      </w:pPr>
      <w:r>
        <w:rPr>
          <w:rFonts w:hint="eastAsia"/>
        </w:rPr>
        <w:t>[10] 张原溥.基于LSTM长短期记忆网络的情感分析[J].电子世界,2018(17):16-17+20.</w:t>
      </w:r>
    </w:p>
    <w:p w14:paraId="6303BB2D" w14:textId="77777777" w:rsidR="00925B3F" w:rsidRDefault="00925B3F" w:rsidP="00925B3F">
      <w:pPr>
        <w:spacing w:line="360" w:lineRule="auto"/>
      </w:pPr>
      <w:r>
        <w:rPr>
          <w:rFonts w:hint="eastAsia"/>
        </w:rPr>
        <w:t>[11] 张英. 基于深度神经网络的微博短文本情感分析研究[D].中原工学院,2017.</w:t>
      </w:r>
    </w:p>
    <w:p w14:paraId="213099D9" w14:textId="77777777" w:rsidR="00925B3F" w:rsidRDefault="00925B3F" w:rsidP="00925B3F">
      <w:pPr>
        <w:spacing w:line="360" w:lineRule="auto"/>
      </w:pPr>
      <w:r>
        <w:rPr>
          <w:rFonts w:hint="eastAsia"/>
        </w:rPr>
        <w:t>[12] 韦修喜,黄华娟,周永权. 基于AP聚类的约简孪生支持向量机快速分类算法 [J]. 计算机工程与科学, 2019,41(298), 10 189-194.</w:t>
      </w:r>
    </w:p>
    <w:p w14:paraId="608ACDE8" w14:textId="77777777" w:rsidR="00925B3F" w:rsidRDefault="00925B3F" w:rsidP="00925B3F">
      <w:pPr>
        <w:spacing w:line="360" w:lineRule="auto"/>
      </w:pPr>
      <w:r>
        <w:rPr>
          <w:rFonts w:hint="eastAsia"/>
        </w:rPr>
        <w:lastRenderedPageBreak/>
        <w:t>[13] 季蕾娜. 基于用户权威度的中文微博话题检测研究[D].昆明理工大学, 2014.</w:t>
      </w:r>
    </w:p>
    <w:p w14:paraId="0635DBFD" w14:textId="60531BE5" w:rsidR="00F012CA" w:rsidRPr="00925B3F" w:rsidRDefault="00F012CA">
      <w:pPr>
        <w:spacing w:line="360" w:lineRule="auto"/>
      </w:pPr>
    </w:p>
    <w:sectPr w:rsidR="00F012CA" w:rsidRPr="00925B3F">
      <w:headerReference w:type="default" r:id="rId42"/>
      <w:footerReference w:type="default" r:id="rId43"/>
      <w:headerReference w:type="first" r:id="rId44"/>
      <w:pgSz w:w="11906" w:h="16838"/>
      <w:pgMar w:top="1440" w:right="1800" w:bottom="1440" w:left="1800" w:header="851" w:footer="992" w:gutter="0"/>
      <w:pgNumType w:start="1"/>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魏冬梅" w:date="2022-04-12T15:49:00Z" w:initials="wdm">
    <w:p w14:paraId="04C1C442" w14:textId="77777777" w:rsidR="006604FB" w:rsidRDefault="006604FB" w:rsidP="0044558F">
      <w:pPr>
        <w:pStyle w:val="afa"/>
      </w:pPr>
      <w:r>
        <w:rPr>
          <w:rStyle w:val="af9"/>
        </w:rPr>
        <w:annotationRef/>
      </w:r>
      <w:r>
        <w:rPr>
          <w:rFonts w:hint="eastAsia"/>
        </w:rPr>
        <w:t>好口水话啊！</w:t>
      </w:r>
    </w:p>
  </w:comment>
  <w:comment w:id="34" w:author="魏冬梅" w:date="2022-04-12T15:49:00Z" w:initials="wdm">
    <w:p w14:paraId="1F03EA19" w14:textId="77777777" w:rsidR="00DA4BD0" w:rsidRDefault="00DA4BD0" w:rsidP="00BA29DD">
      <w:pPr>
        <w:pStyle w:val="afa"/>
      </w:pPr>
      <w:r>
        <w:rPr>
          <w:rStyle w:val="af9"/>
        </w:rPr>
        <w:annotationRef/>
      </w:r>
      <w:r>
        <w:rPr>
          <w:rFonts w:hint="eastAsia"/>
        </w:rPr>
        <w:t>如果有增加，自行修改。</w:t>
      </w:r>
    </w:p>
  </w:comment>
  <w:comment w:id="38" w:author="魏冬梅" w:date="2022-04-12T15:50:00Z" w:initials="wdm">
    <w:p w14:paraId="3BEFA398" w14:textId="77777777" w:rsidR="00DA4BD0" w:rsidRDefault="00DA4BD0" w:rsidP="009252C4">
      <w:pPr>
        <w:pStyle w:val="afa"/>
      </w:pPr>
      <w:r>
        <w:rPr>
          <w:rStyle w:val="af9"/>
        </w:rPr>
        <w:annotationRef/>
      </w:r>
      <w:r>
        <w:rPr>
          <w:rFonts w:hint="eastAsia"/>
        </w:rPr>
        <w:t>这里加几句阐述性文字，比如简要对系统进行概述。</w:t>
      </w:r>
    </w:p>
  </w:comment>
  <w:comment w:id="44" w:author="魏冬梅" w:date="2022-04-12T15:51:00Z" w:initials="wdm">
    <w:p w14:paraId="5EC33C39" w14:textId="77777777" w:rsidR="00DA4BD0" w:rsidRDefault="00DA4BD0" w:rsidP="006A0EC2">
      <w:pPr>
        <w:pStyle w:val="afa"/>
      </w:pPr>
      <w:r>
        <w:rPr>
          <w:rStyle w:val="af9"/>
        </w:rPr>
        <w:annotationRef/>
      </w:r>
      <w:r>
        <w:rPr>
          <w:rFonts w:hint="eastAsia"/>
        </w:rPr>
        <w:t>可行性分析</w:t>
      </w:r>
    </w:p>
  </w:comment>
  <w:comment w:id="45" w:author="魏冬梅" w:date="2022-04-12T15:52:00Z" w:initials="wdm">
    <w:p w14:paraId="7CD70CA1" w14:textId="77777777" w:rsidR="00DA4BD0" w:rsidRDefault="00DA4BD0">
      <w:pPr>
        <w:pStyle w:val="afa"/>
      </w:pPr>
      <w:r>
        <w:rPr>
          <w:rStyle w:val="af9"/>
        </w:rPr>
        <w:annotationRef/>
      </w:r>
      <w:r>
        <w:rPr>
          <w:rFonts w:hint="eastAsia"/>
        </w:rPr>
        <w:t>这里怎么成了需求分析？</w:t>
      </w:r>
    </w:p>
    <w:p w14:paraId="610C798B" w14:textId="77777777" w:rsidR="00DA4BD0" w:rsidRDefault="00DA4BD0" w:rsidP="00DC104E">
      <w:pPr>
        <w:pStyle w:val="afa"/>
      </w:pPr>
      <w:r>
        <w:rPr>
          <w:rFonts w:hint="eastAsia"/>
        </w:rPr>
        <w:t>还是应该围绕可行性分析来写，比如：市场可行性、技术可行性……</w:t>
      </w:r>
    </w:p>
  </w:comment>
  <w:comment w:id="48" w:author="魏冬梅" w:date="2022-04-12T15:53:00Z" w:initials="wdm">
    <w:p w14:paraId="5B722A77" w14:textId="77777777" w:rsidR="00DA4BD0" w:rsidRDefault="00DA4BD0" w:rsidP="005462FF">
      <w:pPr>
        <w:pStyle w:val="afa"/>
      </w:pPr>
      <w:r>
        <w:rPr>
          <w:rStyle w:val="af9"/>
        </w:rPr>
        <w:annotationRef/>
      </w:r>
      <w:r>
        <w:rPr>
          <w:rFonts w:hint="eastAsia"/>
        </w:rPr>
        <w:t>这种大标题，底下都加点文字性描述。</w:t>
      </w:r>
    </w:p>
  </w:comment>
  <w:comment w:id="55" w:author="魏冬梅" w:date="2022-04-12T15:54:00Z" w:initials="wdm">
    <w:p w14:paraId="095FD540" w14:textId="77777777" w:rsidR="00DA4BD0" w:rsidRDefault="00DA4BD0" w:rsidP="005619A2">
      <w:pPr>
        <w:pStyle w:val="afa"/>
      </w:pPr>
      <w:r>
        <w:rPr>
          <w:rStyle w:val="af9"/>
        </w:rPr>
        <w:annotationRef/>
      </w:r>
      <w:r>
        <w:rPr>
          <w:rFonts w:hint="eastAsia"/>
        </w:rPr>
        <w:t>到底是图</w:t>
      </w:r>
      <w:r>
        <w:t>3-1</w:t>
      </w:r>
      <w:r>
        <w:rPr>
          <w:rFonts w:hint="eastAsia"/>
        </w:rPr>
        <w:t>，还是</w:t>
      </w:r>
      <w:r>
        <w:t>3.1</w:t>
      </w:r>
      <w:r>
        <w:rPr>
          <w:rFonts w:hint="eastAsia"/>
        </w:rPr>
        <w:t>？你看看模板呢，我也记不太清楚了。</w:t>
      </w:r>
    </w:p>
  </w:comment>
  <w:comment w:id="65" w:author="魏冬梅" w:date="2022-04-12T15:54:00Z" w:initials="wdm">
    <w:p w14:paraId="35484601" w14:textId="77777777" w:rsidR="00DA4BD0" w:rsidRDefault="00DA4BD0" w:rsidP="00CE28B6">
      <w:pPr>
        <w:pStyle w:val="afa"/>
      </w:pPr>
      <w:r>
        <w:rPr>
          <w:rStyle w:val="af9"/>
        </w:rPr>
        <w:annotationRef/>
      </w:r>
      <w:r>
        <w:rPr>
          <w:rFonts w:hint="eastAsia"/>
        </w:rPr>
        <w:t>与后面那个表的表注一样？</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4C1C442" w15:done="0"/>
  <w15:commentEx w15:paraId="1F03EA19" w15:done="0"/>
  <w15:commentEx w15:paraId="3BEFA398" w15:done="0"/>
  <w15:commentEx w15:paraId="5EC33C39" w15:done="0"/>
  <w15:commentEx w15:paraId="610C798B" w15:done="0"/>
  <w15:commentEx w15:paraId="5B722A77" w15:done="0"/>
  <w15:commentEx w15:paraId="095FD540" w15:done="0"/>
  <w15:commentEx w15:paraId="354846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01DFC" w16cex:dateUtc="2022-04-12T07:49:00Z"/>
  <w16cex:commentExtensible w16cex:durableId="26001E23" w16cex:dateUtc="2022-04-12T07:49:00Z"/>
  <w16cex:commentExtensible w16cex:durableId="26001E42" w16cex:dateUtc="2022-04-12T07:50:00Z"/>
  <w16cex:commentExtensible w16cex:durableId="26001E83" w16cex:dateUtc="2022-04-12T07:51:00Z"/>
  <w16cex:commentExtensible w16cex:durableId="26001EA5" w16cex:dateUtc="2022-04-12T07:52:00Z"/>
  <w16cex:commentExtensible w16cex:durableId="26001EE6" w16cex:dateUtc="2022-04-12T07:53:00Z"/>
  <w16cex:commentExtensible w16cex:durableId="26001F21" w16cex:dateUtc="2022-04-12T07:54:00Z"/>
  <w16cex:commentExtensible w16cex:durableId="26001F53" w16cex:dateUtc="2022-04-12T07: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4C1C442" w16cid:durableId="26001DFC"/>
  <w16cid:commentId w16cid:paraId="1F03EA19" w16cid:durableId="26001E23"/>
  <w16cid:commentId w16cid:paraId="3BEFA398" w16cid:durableId="26001E42"/>
  <w16cid:commentId w16cid:paraId="5EC33C39" w16cid:durableId="26001E83"/>
  <w16cid:commentId w16cid:paraId="610C798B" w16cid:durableId="26001EA5"/>
  <w16cid:commentId w16cid:paraId="5B722A77" w16cid:durableId="26001EE6"/>
  <w16cid:commentId w16cid:paraId="095FD540" w16cid:durableId="26001F21"/>
  <w16cid:commentId w16cid:paraId="35484601" w16cid:durableId="26001F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787E1" w14:textId="77777777" w:rsidR="000B4BD2" w:rsidRDefault="000B4BD2">
      <w:r>
        <w:separator/>
      </w:r>
    </w:p>
  </w:endnote>
  <w:endnote w:type="continuationSeparator" w:id="0">
    <w:p w14:paraId="26D8E483" w14:textId="77777777" w:rsidR="000B4BD2" w:rsidRDefault="000B4B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华文隶书">
    <w:panose1 w:val="02010800040101010101"/>
    <w:charset w:val="86"/>
    <w:family w:val="auto"/>
    <w:pitch w:val="variable"/>
    <w:sig w:usb0="00000001" w:usb1="080F0000" w:usb2="00000010" w:usb3="00000000" w:csb0="00040000" w:csb1="00000000"/>
  </w:font>
  <w:font w:name="隶书">
    <w:altName w:val="微软雅黑"/>
    <w:panose1 w:val="020B0604020202020204"/>
    <w:charset w:val="86"/>
    <w:family w:val="modern"/>
    <w:pitch w:val="default"/>
    <w:sig w:usb0="00000000" w:usb1="00000000" w:usb2="00000010" w:usb3="00000000" w:csb0="00040000" w:csb1="00000000"/>
  </w:font>
  <w:font w:name="仿宋_GB2312">
    <w:altName w:val="仿宋"/>
    <w:panose1 w:val="020B0604020202020204"/>
    <w:charset w:val="86"/>
    <w:family w:val="modern"/>
    <w:pitch w:val="default"/>
    <w:sig w:usb0="00000000" w:usb1="00000000" w:usb2="00000010" w:usb3="00000000" w:csb0="00040000" w:csb1="00000000"/>
  </w:font>
  <w:font w:name="Consolas">
    <w:panose1 w:val="020B0609020204030204"/>
    <w:charset w:val="00"/>
    <w:family w:val="modern"/>
    <w:pitch w:val="fixed"/>
    <w:sig w:usb0="E10006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71163" w14:textId="77777777" w:rsidR="00F012CA" w:rsidRDefault="002E62EA">
    <w:pPr>
      <w:pStyle w:val="aa"/>
      <w:framePr w:wrap="around" w:vAnchor="text" w:hAnchor="margin" w:xAlign="center" w:y="1"/>
      <w:rPr>
        <w:rStyle w:val="af4"/>
      </w:rPr>
    </w:pPr>
    <w:r>
      <w:fldChar w:fldCharType="begin"/>
    </w:r>
    <w:r>
      <w:rPr>
        <w:rStyle w:val="af4"/>
      </w:rPr>
      <w:instrText xml:space="preserve">PAGE  </w:instrText>
    </w:r>
    <w:r>
      <w:fldChar w:fldCharType="end"/>
    </w:r>
  </w:p>
  <w:p w14:paraId="7B92E51E" w14:textId="77777777" w:rsidR="00F012CA" w:rsidRDefault="00F012CA">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540BA" w14:textId="77777777" w:rsidR="00F012CA" w:rsidRDefault="002E62EA">
    <w:pPr>
      <w:pStyle w:val="aa"/>
      <w:ind w:right="90"/>
      <w:jc w:val="center"/>
    </w:pPr>
    <w:r>
      <w:rPr>
        <w:szCs w:val="21"/>
        <w:lang w:val="zh-CN"/>
      </w:rPr>
      <w:fldChar w:fldCharType="begin"/>
    </w:r>
    <w:r>
      <w:rPr>
        <w:szCs w:val="21"/>
        <w:lang w:val="zh-CN"/>
      </w:rPr>
      <w:instrText xml:space="preserve"> PAGE </w:instrText>
    </w:r>
    <w:r>
      <w:rPr>
        <w:szCs w:val="21"/>
        <w:lang w:val="zh-CN"/>
      </w:rPr>
      <w:fldChar w:fldCharType="separate"/>
    </w:r>
    <w:r>
      <w:rPr>
        <w:szCs w:val="21"/>
        <w:lang w:val="zh-CN"/>
      </w:rPr>
      <w:t>5</w:t>
    </w:r>
    <w:r>
      <w:rPr>
        <w:szCs w:val="21"/>
        <w:lang w:val="zh-CN"/>
      </w:rPr>
      <w:t>0</w:t>
    </w:r>
    <w:r>
      <w:rPr>
        <w:szCs w:val="21"/>
        <w:lang w:val="zh-C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AD11A" w14:textId="77777777" w:rsidR="000B4BD2" w:rsidRDefault="000B4BD2">
      <w:r>
        <w:separator/>
      </w:r>
    </w:p>
  </w:footnote>
  <w:footnote w:type="continuationSeparator" w:id="0">
    <w:p w14:paraId="283B8A15" w14:textId="77777777" w:rsidR="000B4BD2" w:rsidRDefault="000B4B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CEDB0" w14:textId="77777777" w:rsidR="00F012CA" w:rsidRDefault="00F012CA">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862C5" w14:textId="77777777" w:rsidR="00F012CA" w:rsidRDefault="002E62EA">
    <w:pPr>
      <w:pStyle w:val="ac"/>
      <w:pBdr>
        <w:bottom w:val="single" w:sz="6" w:space="0" w:color="auto"/>
      </w:pBdr>
      <w:jc w:val="both"/>
    </w:pPr>
    <w:r>
      <w:rPr>
        <w:noProof/>
        <w:sz w:val="20"/>
      </w:rPr>
      <mc:AlternateContent>
        <mc:Choice Requires="wps">
          <w:drawing>
            <wp:anchor distT="0" distB="0" distL="114935" distR="114935" simplePos="0" relativeHeight="251658240" behindDoc="0" locked="0" layoutInCell="1" allowOverlap="1" wp14:anchorId="04A5CAF6" wp14:editId="6767E2CE">
              <wp:simplePos x="0" y="0"/>
              <wp:positionH relativeFrom="column">
                <wp:posOffset>1257300</wp:posOffset>
              </wp:positionH>
              <wp:positionV relativeFrom="paragraph">
                <wp:posOffset>181610</wp:posOffset>
              </wp:positionV>
              <wp:extent cx="3657600" cy="474345"/>
              <wp:effectExtent l="4445" t="4445" r="14605" b="16510"/>
              <wp:wrapNone/>
              <wp:docPr id="33" name="文本框 2"/>
              <wp:cNvGraphicFramePr/>
              <a:graphic xmlns:a="http://schemas.openxmlformats.org/drawingml/2006/main">
                <a:graphicData uri="http://schemas.microsoft.com/office/word/2010/wordprocessingShape">
                  <wps:wsp>
                    <wps:cNvSpPr txBox="1"/>
                    <wps:spPr>
                      <a:xfrm>
                        <a:off x="0" y="0"/>
                        <a:ext cx="3657600" cy="474345"/>
                      </a:xfrm>
                      <a:prstGeom prst="rect">
                        <a:avLst/>
                      </a:prstGeom>
                      <a:solidFill>
                        <a:srgbClr val="FFFFFF">
                          <a:alpha val="50000"/>
                        </a:srgbClr>
                      </a:solidFill>
                      <a:ln w="9525" cap="flat" cmpd="sng">
                        <a:solidFill>
                          <a:srgbClr val="FFFFFF"/>
                        </a:solidFill>
                        <a:prstDash val="solid"/>
                        <a:miter/>
                        <a:headEnd type="none" w="med" len="med"/>
                        <a:tailEnd type="none" w="med" len="med"/>
                      </a:ln>
                    </wps:spPr>
                    <wps:txbx>
                      <w:txbxContent>
                        <w:p w14:paraId="08771444" w14:textId="77777777" w:rsidR="00F012CA" w:rsidRDefault="002E62EA">
                          <w:pPr>
                            <w:pBdr>
                              <w:bottom w:val="single" w:sz="6" w:space="1" w:color="auto"/>
                            </w:pBdr>
                          </w:pPr>
                          <w:r>
                            <w:rPr>
                              <w:rFonts w:eastAsia="隶书" w:hint="eastAsia"/>
                              <w:sz w:val="48"/>
                            </w:rPr>
                            <w:t>西华大学毕业设计说明书</w:t>
                          </w:r>
                        </w:p>
                      </w:txbxContent>
                    </wps:txbx>
                    <wps:bodyPr wrap="square" upright="1"/>
                  </wps:wsp>
                </a:graphicData>
              </a:graphic>
            </wp:anchor>
          </w:drawing>
        </mc:Choice>
        <mc:Fallback>
          <w:pict>
            <v:shapetype w14:anchorId="04A5CAF6" id="_x0000_t202" coordsize="21600,21600" o:spt="202" path="m,l,21600r21600,l21600,xe">
              <v:stroke joinstyle="miter"/>
              <v:path gradientshapeok="t" o:connecttype="rect"/>
            </v:shapetype>
            <v:shape id="文本框 2" o:spid="_x0000_s1026" type="#_x0000_t202" style="position:absolute;left:0;text-align:left;margin-left:99pt;margin-top:14.3pt;width:4in;height:37.35pt;z-index:251658240;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" strokecolor="white">
              <v:fill opacity="32896f"/>
              <v:textbox>
                <w:txbxContent>
                  <w:p w14:paraId="08771444" w14:textId="77777777" w:rsidR="00F012CA" w:rsidRDefault="002E62EA">
                    <w:pPr>
                      <w:pBdr>
                        <w:bottom w:val="single" w:sz="6" w:space="1" w:color="auto"/>
                      </w:pBdr>
                    </w:pPr>
                    <w:r>
                      <w:rPr>
                        <w:rFonts w:eastAsia="隶书" w:hint="eastAsia"/>
                        <w:sz w:val="48"/>
                      </w:rPr>
                      <w:t>西华大学毕业设计说明书</w:t>
                    </w:r>
                  </w:p>
                </w:txbxContent>
              </v:textbox>
            </v:shape>
          </w:pict>
        </mc:Fallback>
      </mc:AlternateContent>
    </w:r>
    <w:r w:rsidR="000B4BD2">
      <w:rPr>
        <w:noProof/>
      </w:rPr>
      <w:object w:dxaOrig="1440" w:dyaOrig="1215" w14:anchorId="425D46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1in;height:60.75pt;mso-width-percent:0;mso-height-percent:0;mso-width-percent:0;mso-height-percent:0" o:ole="">
          <v:imagedata r:id="rId1" o:title=""/>
          <o:lock v:ext="edit" aspectratio="f"/>
        </v:shape>
        <o:OLEObject Type="Embed" ProgID="PBrush" ShapeID="_x0000_i1028" DrawAspect="Content" ObjectID="_1711613629" r:id="rId2"/>
      </w:object>
    </w:r>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1EA8E" w14:textId="77777777" w:rsidR="00F012CA" w:rsidRDefault="002E62EA">
    <w:pPr>
      <w:pStyle w:val="ac"/>
      <w:pBdr>
        <w:bottom w:val="single" w:sz="6" w:space="0" w:color="auto"/>
      </w:pBdr>
      <w:jc w:val="both"/>
    </w:pPr>
    <w:r>
      <w:rPr>
        <w:noProof/>
        <w:sz w:val="20"/>
      </w:rPr>
      <mc:AlternateContent>
        <mc:Choice Requires="wps">
          <w:drawing>
            <wp:anchor distT="0" distB="0" distL="114935" distR="114935" simplePos="0" relativeHeight="251660288" behindDoc="0" locked="0" layoutInCell="1" allowOverlap="1" wp14:anchorId="172AAE6E" wp14:editId="5B72703A">
              <wp:simplePos x="0" y="0"/>
              <wp:positionH relativeFrom="column">
                <wp:posOffset>1257300</wp:posOffset>
              </wp:positionH>
              <wp:positionV relativeFrom="paragraph">
                <wp:posOffset>181610</wp:posOffset>
              </wp:positionV>
              <wp:extent cx="3657600" cy="474345"/>
              <wp:effectExtent l="4445" t="4445" r="14605" b="16510"/>
              <wp:wrapNone/>
              <wp:docPr id="35" name="文本框 7"/>
              <wp:cNvGraphicFramePr/>
              <a:graphic xmlns:a="http://schemas.openxmlformats.org/drawingml/2006/main">
                <a:graphicData uri="http://schemas.microsoft.com/office/word/2010/wordprocessingShape">
                  <wps:wsp>
                    <wps:cNvSpPr txBox="1"/>
                    <wps:spPr>
                      <a:xfrm>
                        <a:off x="0" y="0"/>
                        <a:ext cx="3657600" cy="474345"/>
                      </a:xfrm>
                      <a:prstGeom prst="rect">
                        <a:avLst/>
                      </a:prstGeom>
                      <a:solidFill>
                        <a:srgbClr val="FFFFFF">
                          <a:alpha val="50000"/>
                        </a:srgbClr>
                      </a:solidFill>
                      <a:ln w="9525" cap="flat" cmpd="sng">
                        <a:solidFill>
                          <a:srgbClr val="FFFFFF"/>
                        </a:solidFill>
                        <a:prstDash val="solid"/>
                        <a:miter/>
                        <a:headEnd type="none" w="med" len="med"/>
                        <a:tailEnd type="none" w="med" len="med"/>
                      </a:ln>
                    </wps:spPr>
                    <wps:txbx>
                      <w:txbxContent>
                        <w:p w14:paraId="0382100B" w14:textId="77777777" w:rsidR="00F012CA" w:rsidRDefault="002E62EA">
                          <w:pPr>
                            <w:pBdr>
                              <w:bottom w:val="single" w:sz="6" w:space="1" w:color="auto"/>
                            </w:pBdr>
                          </w:pPr>
                          <w:r>
                            <w:rPr>
                              <w:rFonts w:eastAsia="隶书" w:hint="eastAsia"/>
                              <w:sz w:val="48"/>
                            </w:rPr>
                            <w:t>西华大学毕业设计说明书</w:t>
                          </w:r>
                        </w:p>
                      </w:txbxContent>
                    </wps:txbx>
                    <wps:bodyPr wrap="square" upright="1"/>
                  </wps:wsp>
                </a:graphicData>
              </a:graphic>
            </wp:anchor>
          </w:drawing>
        </mc:Choice>
        <mc:Fallback>
          <w:pict>
            <v:shapetype w14:anchorId="172AAE6E" id="_x0000_t202" coordsize="21600,21600" o:spt="202" path="m,l,21600r21600,l21600,xe">
              <v:stroke joinstyle="miter"/>
              <v:path gradientshapeok="t" o:connecttype="rect"/>
            </v:shapetype>
            <v:shape id="文本框 7" o:spid="_x0000_s1027" type="#_x0000_t202" style="position:absolute;left:0;text-align:left;margin-left:99pt;margin-top:14.3pt;width:4in;height:37.35pt;z-index:251660288;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" strokecolor="white">
              <v:fill opacity="32896f"/>
              <v:textbox>
                <w:txbxContent>
                  <w:p w14:paraId="0382100B" w14:textId="77777777" w:rsidR="00F012CA" w:rsidRDefault="002E62EA">
                    <w:pPr>
                      <w:pBdr>
                        <w:bottom w:val="single" w:sz="6" w:space="1" w:color="auto"/>
                      </w:pBdr>
                    </w:pPr>
                    <w:r>
                      <w:rPr>
                        <w:rFonts w:eastAsia="隶书" w:hint="eastAsia"/>
                        <w:sz w:val="48"/>
                      </w:rPr>
                      <w:t>西华大学毕业设计说明书</w:t>
                    </w:r>
                  </w:p>
                </w:txbxContent>
              </v:textbox>
            </v:shape>
          </w:pict>
        </mc:Fallback>
      </mc:AlternateContent>
    </w:r>
    <w:r w:rsidR="000B4BD2">
      <w:rPr>
        <w:noProof/>
      </w:rPr>
      <w:object w:dxaOrig="1550" w:dyaOrig="1450" w14:anchorId="5DC94A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1in;height:60.75pt;mso-width-percent:0;mso-height-percent:0;mso-width-percent:0;mso-height-percent:0">
          <v:imagedata r:id="rId1" o:title=""/>
          <o:lock v:ext="edit" aspectratio="f"/>
        </v:shape>
        <o:OLEObject Type="Embed" ProgID="PBrush" ShapeID="_x0000_i1027" DrawAspect="Content" ObjectID="_1711613630" r:id="rId2"/>
      </w:object>
    </w:r>
    <w:r>
      <w:rPr>
        <w:rFonts w:hint="eastAsia"/>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820E0" w14:textId="77777777" w:rsidR="00F012CA" w:rsidRDefault="002E62EA">
    <w:pPr>
      <w:pStyle w:val="ac"/>
      <w:jc w:val="both"/>
    </w:pPr>
    <w:r>
      <w:rPr>
        <w:noProof/>
      </w:rPr>
      <mc:AlternateContent>
        <mc:Choice Requires="wps">
          <w:drawing>
            <wp:anchor distT="0" distB="0" distL="114935" distR="114935" simplePos="0" relativeHeight="251659264" behindDoc="0" locked="0" layoutInCell="1" allowOverlap="1" wp14:anchorId="34E5D3FD" wp14:editId="70025445">
              <wp:simplePos x="0" y="0"/>
              <wp:positionH relativeFrom="column">
                <wp:posOffset>1362075</wp:posOffset>
              </wp:positionH>
              <wp:positionV relativeFrom="paragraph">
                <wp:posOffset>143510</wp:posOffset>
              </wp:positionV>
              <wp:extent cx="3657600" cy="474345"/>
              <wp:effectExtent l="4445" t="4445" r="14605" b="16510"/>
              <wp:wrapNone/>
              <wp:docPr id="34" name="文本框 5"/>
              <wp:cNvGraphicFramePr/>
              <a:graphic xmlns:a="http://schemas.openxmlformats.org/drawingml/2006/main">
                <a:graphicData uri="http://schemas.microsoft.com/office/word/2010/wordprocessingShape">
                  <wps:wsp>
                    <wps:cNvSpPr txBox="1"/>
                    <wps:spPr>
                      <a:xfrm>
                        <a:off x="0" y="0"/>
                        <a:ext cx="3657600" cy="474345"/>
                      </a:xfrm>
                      <a:prstGeom prst="rect">
                        <a:avLst/>
                      </a:prstGeom>
                      <a:solidFill>
                        <a:srgbClr val="FFFFFF">
                          <a:alpha val="50000"/>
                        </a:srgbClr>
                      </a:solidFill>
                      <a:ln w="9525" cap="flat" cmpd="sng">
                        <a:solidFill>
                          <a:srgbClr val="FFFFFF"/>
                        </a:solidFill>
                        <a:prstDash val="solid"/>
                        <a:miter/>
                        <a:headEnd type="none" w="med" len="med"/>
                        <a:tailEnd type="none" w="med" len="med"/>
                      </a:ln>
                    </wps:spPr>
                    <wps:txbx>
                      <w:txbxContent>
                        <w:p w14:paraId="5340013A" w14:textId="77777777" w:rsidR="00F012CA" w:rsidRDefault="002E62EA">
                          <w:pPr>
                            <w:pBdr>
                              <w:bottom w:val="single" w:sz="6" w:space="1" w:color="auto"/>
                            </w:pBdr>
                          </w:pPr>
                          <w:r>
                            <w:rPr>
                              <w:rFonts w:eastAsia="隶书" w:hint="eastAsia"/>
                              <w:sz w:val="48"/>
                            </w:rPr>
                            <w:t>西华大学毕业设计说明书</w:t>
                          </w:r>
                        </w:p>
                      </w:txbxContent>
                    </wps:txbx>
                    <wps:bodyPr wrap="square" upright="1"/>
                  </wps:wsp>
                </a:graphicData>
              </a:graphic>
            </wp:anchor>
          </w:drawing>
        </mc:Choice>
        <mc:Fallback>
          <w:pict>
            <v:shapetype w14:anchorId="34E5D3FD" id="_x0000_t202" coordsize="21600,21600" o:spt="202" path="m,l,21600r21600,l21600,xe">
              <v:stroke joinstyle="miter"/>
              <v:path gradientshapeok="t" o:connecttype="rect"/>
            </v:shapetype>
            <v:shape id="文本框 5" o:spid="_x0000_s1028" type="#_x0000_t202" style="position:absolute;left:0;text-align:left;margin-left:107.25pt;margin-top:11.3pt;width:4in;height:37.35pt;z-index:251659264;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" strokecolor="white">
              <v:fill opacity="32896f"/>
              <v:textbox>
                <w:txbxContent>
                  <w:p w14:paraId="5340013A" w14:textId="77777777" w:rsidR="00F012CA" w:rsidRDefault="002E62EA">
                    <w:pPr>
                      <w:pBdr>
                        <w:bottom w:val="single" w:sz="6" w:space="1" w:color="auto"/>
                      </w:pBdr>
                    </w:pPr>
                    <w:r>
                      <w:rPr>
                        <w:rFonts w:eastAsia="隶书" w:hint="eastAsia"/>
                        <w:sz w:val="48"/>
                      </w:rPr>
                      <w:t>西华大学毕业设计说明书</w:t>
                    </w:r>
                  </w:p>
                </w:txbxContent>
              </v:textbox>
            </v:shape>
          </w:pict>
        </mc:Fallback>
      </mc:AlternateContent>
    </w:r>
    <w:r w:rsidR="000B4BD2">
      <w:rPr>
        <w:noProof/>
      </w:rPr>
      <w:object w:dxaOrig="1550" w:dyaOrig="1450" w14:anchorId="5F5932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1in;height:60.75pt;mso-width-percent:0;mso-height-percent:0;mso-width-percent:0;mso-height-percent:0">
          <v:imagedata r:id="rId1" o:title=""/>
          <o:lock v:ext="edit" aspectratio="f"/>
        </v:shape>
        <o:OLEObject Type="Embed" ProgID="PBrush" ShapeID="_x0000_i1026" DrawAspect="Content" ObjectID="_1711613631" r:id="rId2"/>
      </w:obje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20E1FF"/>
    <w:multiLevelType w:val="singleLevel"/>
    <w:tmpl w:val="8D20E1FF"/>
    <w:lvl w:ilvl="0">
      <w:start w:val="1"/>
      <w:numFmt w:val="decimal"/>
      <w:suff w:val="nothing"/>
      <w:lvlText w:val="（%1）"/>
      <w:lvlJc w:val="left"/>
    </w:lvl>
  </w:abstractNum>
  <w:abstractNum w:abstractNumId="1" w15:restartNumberingAfterBreak="0">
    <w:nsid w:val="B14BE529"/>
    <w:multiLevelType w:val="singleLevel"/>
    <w:tmpl w:val="B14BE529"/>
    <w:lvl w:ilvl="0">
      <w:start w:val="1"/>
      <w:numFmt w:val="decimal"/>
      <w:suff w:val="nothing"/>
      <w:lvlText w:val="%1）"/>
      <w:lvlJc w:val="left"/>
    </w:lvl>
  </w:abstractNum>
  <w:abstractNum w:abstractNumId="2" w15:restartNumberingAfterBreak="0">
    <w:nsid w:val="CFAC6987"/>
    <w:multiLevelType w:val="singleLevel"/>
    <w:tmpl w:val="CFAC6987"/>
    <w:lvl w:ilvl="0">
      <w:start w:val="1"/>
      <w:numFmt w:val="decimal"/>
      <w:suff w:val="space"/>
      <w:lvlText w:val="(%1)"/>
      <w:lvlJc w:val="left"/>
    </w:lvl>
  </w:abstractNum>
  <w:abstractNum w:abstractNumId="3" w15:restartNumberingAfterBreak="0">
    <w:nsid w:val="1864604B"/>
    <w:multiLevelType w:val="multilevel"/>
    <w:tmpl w:val="1864604B"/>
    <w:lvl w:ilvl="0">
      <w:start w:val="1"/>
      <w:numFmt w:val="decimal"/>
      <w:lvlText w:val="%1."/>
      <w:lvlJc w:val="left"/>
      <w:pPr>
        <w:tabs>
          <w:tab w:val="left" w:pos="420"/>
        </w:tabs>
        <w:ind w:left="420" w:hanging="42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25277B6C"/>
    <w:multiLevelType w:val="multilevel"/>
    <w:tmpl w:val="25277B6C"/>
    <w:lvl w:ilvl="0">
      <w:start w:val="1"/>
      <w:numFmt w:val="decimal"/>
      <w:lvlText w:val="%1、"/>
      <w:lvlJc w:val="left"/>
      <w:pPr>
        <w:tabs>
          <w:tab w:val="left" w:pos="360"/>
        </w:tabs>
        <w:ind w:left="36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43B8A850"/>
    <w:multiLevelType w:val="singleLevel"/>
    <w:tmpl w:val="43B8A850"/>
    <w:lvl w:ilvl="0">
      <w:start w:val="1"/>
      <w:numFmt w:val="decimal"/>
      <w:suff w:val="nothing"/>
      <w:lvlText w:val="（%1）"/>
      <w:lvlJc w:val="left"/>
    </w:lvl>
  </w:abstractNum>
  <w:abstractNum w:abstractNumId="6" w15:restartNumberingAfterBreak="0">
    <w:nsid w:val="470969D6"/>
    <w:multiLevelType w:val="hybridMultilevel"/>
    <w:tmpl w:val="EC1C72F0"/>
    <w:lvl w:ilvl="0" w:tplc="F404F996">
      <w:start w:val="1"/>
      <w:numFmt w:val="none"/>
      <w:lvlText w:val="一、"/>
      <w:lvlJc w:val="left"/>
      <w:pPr>
        <w:tabs>
          <w:tab w:val="num" w:pos="780"/>
        </w:tabs>
        <w:ind w:left="780" w:hanging="420"/>
      </w:pPr>
      <w:rPr>
        <w:rFonts w:hint="eastAsia"/>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7" w15:restartNumberingAfterBreak="0">
    <w:nsid w:val="48CB0937"/>
    <w:multiLevelType w:val="singleLevel"/>
    <w:tmpl w:val="48CB0937"/>
    <w:lvl w:ilvl="0">
      <w:start w:val="1"/>
      <w:numFmt w:val="decimal"/>
      <w:suff w:val="space"/>
      <w:lvlText w:val="%1."/>
      <w:lvlJc w:val="left"/>
    </w:lvl>
  </w:abstractNum>
  <w:abstractNum w:abstractNumId="8" w15:restartNumberingAfterBreak="0">
    <w:nsid w:val="49A30810"/>
    <w:multiLevelType w:val="singleLevel"/>
    <w:tmpl w:val="49A30810"/>
    <w:lvl w:ilvl="0">
      <w:start w:val="1"/>
      <w:numFmt w:val="decimal"/>
      <w:suff w:val="space"/>
      <w:lvlText w:val="%1."/>
      <w:lvlJc w:val="left"/>
    </w:lvl>
  </w:abstractNum>
  <w:abstractNum w:abstractNumId="9" w15:restartNumberingAfterBreak="0">
    <w:nsid w:val="5EFEB534"/>
    <w:multiLevelType w:val="singleLevel"/>
    <w:tmpl w:val="5EFEB534"/>
    <w:lvl w:ilvl="0">
      <w:start w:val="1"/>
      <w:numFmt w:val="decimal"/>
      <w:lvlText w:val="%1."/>
      <w:lvlJc w:val="left"/>
      <w:pPr>
        <w:ind w:left="425" w:hanging="425"/>
      </w:pPr>
      <w:rPr>
        <w:rFonts w:hint="default"/>
      </w:rPr>
    </w:lvl>
  </w:abstractNum>
  <w:abstractNum w:abstractNumId="10" w15:restartNumberingAfterBreak="0">
    <w:nsid w:val="711D339F"/>
    <w:multiLevelType w:val="hybridMultilevel"/>
    <w:tmpl w:val="7EF8971A"/>
    <w:lvl w:ilvl="0" w:tplc="44B89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A957ABD"/>
    <w:multiLevelType w:val="multilevel"/>
    <w:tmpl w:val="7A957ABD"/>
    <w:lvl w:ilvl="0">
      <w:start w:val="1"/>
      <w:numFmt w:val="bullet"/>
      <w:pStyle w:val="NormalWingdingssymbol"/>
      <w:lvlText w:val=""/>
      <w:lvlJc w:val="left"/>
      <w:pPr>
        <w:tabs>
          <w:tab w:val="left" w:pos="360"/>
        </w:tabs>
        <w:ind w:left="360" w:hanging="360"/>
      </w:pPr>
      <w:rPr>
        <w:rFonts w:ascii="Wingdings" w:hAnsi="Wingdings" w:hint="default"/>
      </w:rPr>
    </w:lvl>
    <w:lvl w:ilvl="1">
      <w:start w:val="1"/>
      <w:numFmt w:val="bullet"/>
      <w:lvlText w:val="o"/>
      <w:lvlJc w:val="left"/>
      <w:pPr>
        <w:tabs>
          <w:tab w:val="left" w:pos="360"/>
        </w:tabs>
        <w:ind w:left="360" w:hanging="360"/>
      </w:pPr>
      <w:rPr>
        <w:rFonts w:ascii="Courier New" w:hAnsi="Courier New" w:cs="Courier New" w:hint="default"/>
      </w:rPr>
    </w:lvl>
    <w:lvl w:ilvl="2">
      <w:start w:val="1"/>
      <w:numFmt w:val="bullet"/>
      <w:lvlText w:val=""/>
      <w:lvlJc w:val="left"/>
      <w:pPr>
        <w:tabs>
          <w:tab w:val="left" w:pos="1080"/>
        </w:tabs>
        <w:ind w:left="1080" w:hanging="360"/>
      </w:pPr>
      <w:rPr>
        <w:rFonts w:ascii="Wingdings" w:hAnsi="Wingdings" w:hint="default"/>
      </w:rPr>
    </w:lvl>
    <w:lvl w:ilvl="3">
      <w:start w:val="1"/>
      <w:numFmt w:val="bullet"/>
      <w:lvlText w:val=""/>
      <w:lvlJc w:val="left"/>
      <w:pPr>
        <w:tabs>
          <w:tab w:val="left" w:pos="1800"/>
        </w:tabs>
        <w:ind w:left="1800" w:hanging="360"/>
      </w:pPr>
      <w:rPr>
        <w:rFonts w:ascii="Symbol" w:hAnsi="Symbol" w:hint="default"/>
      </w:rPr>
    </w:lvl>
    <w:lvl w:ilvl="4">
      <w:start w:val="1"/>
      <w:numFmt w:val="bullet"/>
      <w:lvlText w:val="o"/>
      <w:lvlJc w:val="left"/>
      <w:pPr>
        <w:tabs>
          <w:tab w:val="left" w:pos="2520"/>
        </w:tabs>
        <w:ind w:left="2520" w:hanging="360"/>
      </w:pPr>
      <w:rPr>
        <w:rFonts w:ascii="Courier New" w:hAnsi="Courier New" w:cs="Courier New" w:hint="default"/>
      </w:rPr>
    </w:lvl>
    <w:lvl w:ilvl="5">
      <w:start w:val="1"/>
      <w:numFmt w:val="bullet"/>
      <w:lvlText w:val=""/>
      <w:lvlJc w:val="left"/>
      <w:pPr>
        <w:tabs>
          <w:tab w:val="left" w:pos="3240"/>
        </w:tabs>
        <w:ind w:left="3240" w:hanging="360"/>
      </w:pPr>
      <w:rPr>
        <w:rFonts w:ascii="Wingdings" w:hAnsi="Wingdings" w:hint="default"/>
      </w:rPr>
    </w:lvl>
    <w:lvl w:ilvl="6">
      <w:start w:val="1"/>
      <w:numFmt w:val="bullet"/>
      <w:lvlText w:val=""/>
      <w:lvlJc w:val="left"/>
      <w:pPr>
        <w:tabs>
          <w:tab w:val="left" w:pos="3960"/>
        </w:tabs>
        <w:ind w:left="3960" w:hanging="360"/>
      </w:pPr>
      <w:rPr>
        <w:rFonts w:ascii="Symbol" w:hAnsi="Symbol" w:hint="default"/>
      </w:rPr>
    </w:lvl>
    <w:lvl w:ilvl="7">
      <w:start w:val="1"/>
      <w:numFmt w:val="bullet"/>
      <w:lvlText w:val="o"/>
      <w:lvlJc w:val="left"/>
      <w:pPr>
        <w:tabs>
          <w:tab w:val="left" w:pos="4680"/>
        </w:tabs>
        <w:ind w:left="4680" w:hanging="360"/>
      </w:pPr>
      <w:rPr>
        <w:rFonts w:ascii="Courier New" w:hAnsi="Courier New" w:cs="Courier New" w:hint="default"/>
      </w:rPr>
    </w:lvl>
    <w:lvl w:ilvl="8">
      <w:start w:val="1"/>
      <w:numFmt w:val="bullet"/>
      <w:lvlText w:val=""/>
      <w:lvlJc w:val="left"/>
      <w:pPr>
        <w:tabs>
          <w:tab w:val="left" w:pos="5400"/>
        </w:tabs>
        <w:ind w:left="5400" w:hanging="360"/>
      </w:pPr>
      <w:rPr>
        <w:rFonts w:ascii="Wingdings" w:hAnsi="Wingdings" w:hint="default"/>
      </w:rPr>
    </w:lvl>
  </w:abstractNum>
  <w:num w:numId="1" w16cid:durableId="581567401">
    <w:abstractNumId w:val="11"/>
  </w:num>
  <w:num w:numId="2" w16cid:durableId="379403304">
    <w:abstractNumId w:val="8"/>
  </w:num>
  <w:num w:numId="3" w16cid:durableId="1758362713">
    <w:abstractNumId w:val="7"/>
  </w:num>
  <w:num w:numId="4" w16cid:durableId="159973438">
    <w:abstractNumId w:val="9"/>
  </w:num>
  <w:num w:numId="5" w16cid:durableId="3014973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89165289">
    <w:abstractNumId w:val="3"/>
  </w:num>
  <w:num w:numId="7" w16cid:durableId="1715078476">
    <w:abstractNumId w:val="2"/>
  </w:num>
  <w:num w:numId="8" w16cid:durableId="147133337">
    <w:abstractNumId w:val="1"/>
  </w:num>
  <w:num w:numId="9" w16cid:durableId="1101994350">
    <w:abstractNumId w:val="5"/>
  </w:num>
  <w:num w:numId="10" w16cid:durableId="664743749">
    <w:abstractNumId w:val="0"/>
  </w:num>
  <w:num w:numId="11" w16cid:durableId="134489850">
    <w:abstractNumId w:val="6"/>
  </w:num>
  <w:num w:numId="12" w16cid:durableId="1667047649">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魏冬梅">
    <w15:presenceInfo w15:providerId="None" w15:userId="魏冬梅"/>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D14AB"/>
    <w:rsid w:val="000102CE"/>
    <w:rsid w:val="000103E5"/>
    <w:rsid w:val="00012855"/>
    <w:rsid w:val="00033C71"/>
    <w:rsid w:val="000347EC"/>
    <w:rsid w:val="000478C5"/>
    <w:rsid w:val="00061251"/>
    <w:rsid w:val="000707FE"/>
    <w:rsid w:val="0007766E"/>
    <w:rsid w:val="000853CF"/>
    <w:rsid w:val="00097D57"/>
    <w:rsid w:val="000A5B0A"/>
    <w:rsid w:val="000A69EF"/>
    <w:rsid w:val="000B20B4"/>
    <w:rsid w:val="000B2CEE"/>
    <w:rsid w:val="000B4BD2"/>
    <w:rsid w:val="000C1B89"/>
    <w:rsid w:val="000D14AB"/>
    <w:rsid w:val="000D4632"/>
    <w:rsid w:val="000E3047"/>
    <w:rsid w:val="000F273F"/>
    <w:rsid w:val="00110600"/>
    <w:rsid w:val="0011473B"/>
    <w:rsid w:val="00116137"/>
    <w:rsid w:val="0012130E"/>
    <w:rsid w:val="00121FDF"/>
    <w:rsid w:val="001252C9"/>
    <w:rsid w:val="00127C27"/>
    <w:rsid w:val="00142175"/>
    <w:rsid w:val="0014273A"/>
    <w:rsid w:val="00145E21"/>
    <w:rsid w:val="00147650"/>
    <w:rsid w:val="00157DBC"/>
    <w:rsid w:val="00161529"/>
    <w:rsid w:val="00171ACA"/>
    <w:rsid w:val="0017629B"/>
    <w:rsid w:val="00177A49"/>
    <w:rsid w:val="00184021"/>
    <w:rsid w:val="00187BA8"/>
    <w:rsid w:val="00190553"/>
    <w:rsid w:val="00196EB2"/>
    <w:rsid w:val="00197D09"/>
    <w:rsid w:val="001A0909"/>
    <w:rsid w:val="001A1973"/>
    <w:rsid w:val="001A396D"/>
    <w:rsid w:val="001A589A"/>
    <w:rsid w:val="001C5118"/>
    <w:rsid w:val="001D0CF7"/>
    <w:rsid w:val="001D3A09"/>
    <w:rsid w:val="001E3306"/>
    <w:rsid w:val="001F7558"/>
    <w:rsid w:val="002011C3"/>
    <w:rsid w:val="00206D11"/>
    <w:rsid w:val="0020705C"/>
    <w:rsid w:val="00215CC0"/>
    <w:rsid w:val="002203FA"/>
    <w:rsid w:val="0022130C"/>
    <w:rsid w:val="00230BB6"/>
    <w:rsid w:val="002458D2"/>
    <w:rsid w:val="00254466"/>
    <w:rsid w:val="00255359"/>
    <w:rsid w:val="00256B8A"/>
    <w:rsid w:val="0026201E"/>
    <w:rsid w:val="00262BA2"/>
    <w:rsid w:val="00263CF9"/>
    <w:rsid w:val="0026748D"/>
    <w:rsid w:val="00275813"/>
    <w:rsid w:val="002766B7"/>
    <w:rsid w:val="002767CB"/>
    <w:rsid w:val="00283429"/>
    <w:rsid w:val="00287A7E"/>
    <w:rsid w:val="00287E5C"/>
    <w:rsid w:val="00292B18"/>
    <w:rsid w:val="00294CF8"/>
    <w:rsid w:val="00295F3A"/>
    <w:rsid w:val="002A5E37"/>
    <w:rsid w:val="002B16D7"/>
    <w:rsid w:val="002B271C"/>
    <w:rsid w:val="002B29BA"/>
    <w:rsid w:val="002B5B6F"/>
    <w:rsid w:val="002C6B9E"/>
    <w:rsid w:val="002D24AD"/>
    <w:rsid w:val="002D79E7"/>
    <w:rsid w:val="002E35C3"/>
    <w:rsid w:val="002E62EA"/>
    <w:rsid w:val="00301661"/>
    <w:rsid w:val="00306A83"/>
    <w:rsid w:val="00310785"/>
    <w:rsid w:val="003121CC"/>
    <w:rsid w:val="00320755"/>
    <w:rsid w:val="00321FAE"/>
    <w:rsid w:val="00324BDA"/>
    <w:rsid w:val="00340E82"/>
    <w:rsid w:val="00344741"/>
    <w:rsid w:val="003451B4"/>
    <w:rsid w:val="0035185E"/>
    <w:rsid w:val="00351B77"/>
    <w:rsid w:val="00357C14"/>
    <w:rsid w:val="00362D2B"/>
    <w:rsid w:val="00373D23"/>
    <w:rsid w:val="00373D46"/>
    <w:rsid w:val="003815E1"/>
    <w:rsid w:val="00382ADA"/>
    <w:rsid w:val="00393C23"/>
    <w:rsid w:val="003973E3"/>
    <w:rsid w:val="003A5F73"/>
    <w:rsid w:val="003A7FDA"/>
    <w:rsid w:val="003B0675"/>
    <w:rsid w:val="003B7F62"/>
    <w:rsid w:val="003C214A"/>
    <w:rsid w:val="003C6EA1"/>
    <w:rsid w:val="003D681B"/>
    <w:rsid w:val="003F3513"/>
    <w:rsid w:val="003F49F6"/>
    <w:rsid w:val="00405629"/>
    <w:rsid w:val="00407738"/>
    <w:rsid w:val="00407888"/>
    <w:rsid w:val="0041320D"/>
    <w:rsid w:val="00414689"/>
    <w:rsid w:val="00415F7D"/>
    <w:rsid w:val="00420E26"/>
    <w:rsid w:val="004273C4"/>
    <w:rsid w:val="00430F05"/>
    <w:rsid w:val="004400FB"/>
    <w:rsid w:val="0044487C"/>
    <w:rsid w:val="00444FB5"/>
    <w:rsid w:val="00450294"/>
    <w:rsid w:val="00453C9B"/>
    <w:rsid w:val="00464DEA"/>
    <w:rsid w:val="0046501D"/>
    <w:rsid w:val="0046625A"/>
    <w:rsid w:val="00473863"/>
    <w:rsid w:val="00475903"/>
    <w:rsid w:val="004834C5"/>
    <w:rsid w:val="004877B0"/>
    <w:rsid w:val="00487B81"/>
    <w:rsid w:val="004B2619"/>
    <w:rsid w:val="004B6128"/>
    <w:rsid w:val="004C655A"/>
    <w:rsid w:val="004D35D8"/>
    <w:rsid w:val="004D6707"/>
    <w:rsid w:val="004E4B4B"/>
    <w:rsid w:val="004E5F35"/>
    <w:rsid w:val="004F1243"/>
    <w:rsid w:val="00500010"/>
    <w:rsid w:val="005160C6"/>
    <w:rsid w:val="005240D2"/>
    <w:rsid w:val="00526C32"/>
    <w:rsid w:val="00540314"/>
    <w:rsid w:val="00546865"/>
    <w:rsid w:val="00554F69"/>
    <w:rsid w:val="00564520"/>
    <w:rsid w:val="005672F3"/>
    <w:rsid w:val="00572F0A"/>
    <w:rsid w:val="0057688D"/>
    <w:rsid w:val="00583611"/>
    <w:rsid w:val="00586F52"/>
    <w:rsid w:val="00587B5D"/>
    <w:rsid w:val="005A7E93"/>
    <w:rsid w:val="005D482C"/>
    <w:rsid w:val="005E0048"/>
    <w:rsid w:val="005E586C"/>
    <w:rsid w:val="005F2543"/>
    <w:rsid w:val="005F7203"/>
    <w:rsid w:val="00603E14"/>
    <w:rsid w:val="00604AFA"/>
    <w:rsid w:val="0060540F"/>
    <w:rsid w:val="00621B27"/>
    <w:rsid w:val="0062484A"/>
    <w:rsid w:val="00626323"/>
    <w:rsid w:val="006435DA"/>
    <w:rsid w:val="0064362F"/>
    <w:rsid w:val="00647293"/>
    <w:rsid w:val="00652AC2"/>
    <w:rsid w:val="006604FB"/>
    <w:rsid w:val="00664F85"/>
    <w:rsid w:val="00667097"/>
    <w:rsid w:val="00670A95"/>
    <w:rsid w:val="00687B23"/>
    <w:rsid w:val="0069437A"/>
    <w:rsid w:val="006971C8"/>
    <w:rsid w:val="006A1914"/>
    <w:rsid w:val="006A4884"/>
    <w:rsid w:val="006A6211"/>
    <w:rsid w:val="006A7F67"/>
    <w:rsid w:val="006B00B8"/>
    <w:rsid w:val="006B5B08"/>
    <w:rsid w:val="006C15E7"/>
    <w:rsid w:val="006E671B"/>
    <w:rsid w:val="00700D59"/>
    <w:rsid w:val="00706738"/>
    <w:rsid w:val="00723547"/>
    <w:rsid w:val="00723B99"/>
    <w:rsid w:val="00730DE0"/>
    <w:rsid w:val="00731381"/>
    <w:rsid w:val="00737625"/>
    <w:rsid w:val="00743CCA"/>
    <w:rsid w:val="00746D86"/>
    <w:rsid w:val="0077005A"/>
    <w:rsid w:val="0078154A"/>
    <w:rsid w:val="00793B01"/>
    <w:rsid w:val="007A1400"/>
    <w:rsid w:val="007A386B"/>
    <w:rsid w:val="007A68EF"/>
    <w:rsid w:val="007A6DF9"/>
    <w:rsid w:val="007B56A3"/>
    <w:rsid w:val="007D3BA6"/>
    <w:rsid w:val="007D40F9"/>
    <w:rsid w:val="007D673C"/>
    <w:rsid w:val="007E2050"/>
    <w:rsid w:val="007E4425"/>
    <w:rsid w:val="007F5288"/>
    <w:rsid w:val="0080094A"/>
    <w:rsid w:val="00801470"/>
    <w:rsid w:val="00801FC2"/>
    <w:rsid w:val="00812979"/>
    <w:rsid w:val="008205E0"/>
    <w:rsid w:val="00821B0E"/>
    <w:rsid w:val="00832CE5"/>
    <w:rsid w:val="008421DA"/>
    <w:rsid w:val="00846617"/>
    <w:rsid w:val="00846F46"/>
    <w:rsid w:val="008515AA"/>
    <w:rsid w:val="008616A3"/>
    <w:rsid w:val="008643D9"/>
    <w:rsid w:val="00871E90"/>
    <w:rsid w:val="00880D10"/>
    <w:rsid w:val="00884765"/>
    <w:rsid w:val="0089081F"/>
    <w:rsid w:val="00895F02"/>
    <w:rsid w:val="008970C8"/>
    <w:rsid w:val="008A25E0"/>
    <w:rsid w:val="008A6A11"/>
    <w:rsid w:val="008A7211"/>
    <w:rsid w:val="008B14BA"/>
    <w:rsid w:val="008B4B1C"/>
    <w:rsid w:val="008B5A7F"/>
    <w:rsid w:val="008C2313"/>
    <w:rsid w:val="008D31C5"/>
    <w:rsid w:val="008D6C7B"/>
    <w:rsid w:val="008E2684"/>
    <w:rsid w:val="00907788"/>
    <w:rsid w:val="0091284B"/>
    <w:rsid w:val="009158C3"/>
    <w:rsid w:val="00916CD7"/>
    <w:rsid w:val="00925B3F"/>
    <w:rsid w:val="009337AE"/>
    <w:rsid w:val="009339CB"/>
    <w:rsid w:val="009342C8"/>
    <w:rsid w:val="0093715A"/>
    <w:rsid w:val="009472AB"/>
    <w:rsid w:val="00953DF2"/>
    <w:rsid w:val="009560B6"/>
    <w:rsid w:val="00960A68"/>
    <w:rsid w:val="00964A00"/>
    <w:rsid w:val="00967470"/>
    <w:rsid w:val="009718CE"/>
    <w:rsid w:val="00975913"/>
    <w:rsid w:val="00975CBC"/>
    <w:rsid w:val="00976E0D"/>
    <w:rsid w:val="009772CA"/>
    <w:rsid w:val="00984C1E"/>
    <w:rsid w:val="0099431F"/>
    <w:rsid w:val="009A2534"/>
    <w:rsid w:val="009B203B"/>
    <w:rsid w:val="009C4594"/>
    <w:rsid w:val="009D08D4"/>
    <w:rsid w:val="009D0E31"/>
    <w:rsid w:val="009D6CA5"/>
    <w:rsid w:val="009E2821"/>
    <w:rsid w:val="009E5C9D"/>
    <w:rsid w:val="009E637F"/>
    <w:rsid w:val="009F70E8"/>
    <w:rsid w:val="00A006AA"/>
    <w:rsid w:val="00A02057"/>
    <w:rsid w:val="00A0285F"/>
    <w:rsid w:val="00A04883"/>
    <w:rsid w:val="00A122DF"/>
    <w:rsid w:val="00A15D70"/>
    <w:rsid w:val="00A31C17"/>
    <w:rsid w:val="00A36D36"/>
    <w:rsid w:val="00A43802"/>
    <w:rsid w:val="00A44ADA"/>
    <w:rsid w:val="00A461C1"/>
    <w:rsid w:val="00A470C6"/>
    <w:rsid w:val="00A50727"/>
    <w:rsid w:val="00A50CCE"/>
    <w:rsid w:val="00A60574"/>
    <w:rsid w:val="00A67E2E"/>
    <w:rsid w:val="00A83895"/>
    <w:rsid w:val="00A92E67"/>
    <w:rsid w:val="00A94C44"/>
    <w:rsid w:val="00A95C58"/>
    <w:rsid w:val="00A970AB"/>
    <w:rsid w:val="00AB5055"/>
    <w:rsid w:val="00AC24DC"/>
    <w:rsid w:val="00AD0944"/>
    <w:rsid w:val="00AE1959"/>
    <w:rsid w:val="00AF4829"/>
    <w:rsid w:val="00B01701"/>
    <w:rsid w:val="00B131D9"/>
    <w:rsid w:val="00B1555B"/>
    <w:rsid w:val="00B30E3D"/>
    <w:rsid w:val="00B4178E"/>
    <w:rsid w:val="00B54068"/>
    <w:rsid w:val="00B72839"/>
    <w:rsid w:val="00B72D59"/>
    <w:rsid w:val="00B7324F"/>
    <w:rsid w:val="00B769BA"/>
    <w:rsid w:val="00B77AAF"/>
    <w:rsid w:val="00B864BA"/>
    <w:rsid w:val="00B93475"/>
    <w:rsid w:val="00B95BD7"/>
    <w:rsid w:val="00BB03AD"/>
    <w:rsid w:val="00BB15BB"/>
    <w:rsid w:val="00BB68E0"/>
    <w:rsid w:val="00BD1ACC"/>
    <w:rsid w:val="00BD6769"/>
    <w:rsid w:val="00C013D5"/>
    <w:rsid w:val="00C1124D"/>
    <w:rsid w:val="00C178A3"/>
    <w:rsid w:val="00C17EB3"/>
    <w:rsid w:val="00C24963"/>
    <w:rsid w:val="00C27992"/>
    <w:rsid w:val="00C44331"/>
    <w:rsid w:val="00C447F2"/>
    <w:rsid w:val="00C55F44"/>
    <w:rsid w:val="00C646A7"/>
    <w:rsid w:val="00C7043B"/>
    <w:rsid w:val="00C76655"/>
    <w:rsid w:val="00C802FA"/>
    <w:rsid w:val="00C83444"/>
    <w:rsid w:val="00C862D0"/>
    <w:rsid w:val="00C87F4B"/>
    <w:rsid w:val="00C95153"/>
    <w:rsid w:val="00C965CB"/>
    <w:rsid w:val="00C97367"/>
    <w:rsid w:val="00CA4984"/>
    <w:rsid w:val="00CA5572"/>
    <w:rsid w:val="00CA6AA3"/>
    <w:rsid w:val="00CB2EEB"/>
    <w:rsid w:val="00CB55A3"/>
    <w:rsid w:val="00CC17CE"/>
    <w:rsid w:val="00CC35F2"/>
    <w:rsid w:val="00CC48D8"/>
    <w:rsid w:val="00CC73E8"/>
    <w:rsid w:val="00CD3A40"/>
    <w:rsid w:val="00CD4BC2"/>
    <w:rsid w:val="00CF57A9"/>
    <w:rsid w:val="00CF6C62"/>
    <w:rsid w:val="00D0629C"/>
    <w:rsid w:val="00D07E54"/>
    <w:rsid w:val="00D11DC9"/>
    <w:rsid w:val="00D16473"/>
    <w:rsid w:val="00D202F0"/>
    <w:rsid w:val="00D260B1"/>
    <w:rsid w:val="00D316BA"/>
    <w:rsid w:val="00D34CAB"/>
    <w:rsid w:val="00D433C1"/>
    <w:rsid w:val="00D4540D"/>
    <w:rsid w:val="00D4711A"/>
    <w:rsid w:val="00D615D0"/>
    <w:rsid w:val="00D62942"/>
    <w:rsid w:val="00D7086D"/>
    <w:rsid w:val="00D7285C"/>
    <w:rsid w:val="00D82496"/>
    <w:rsid w:val="00D83DCA"/>
    <w:rsid w:val="00D84F20"/>
    <w:rsid w:val="00DA4300"/>
    <w:rsid w:val="00DA4BD0"/>
    <w:rsid w:val="00DA6255"/>
    <w:rsid w:val="00DB0641"/>
    <w:rsid w:val="00DB10E1"/>
    <w:rsid w:val="00DB41C6"/>
    <w:rsid w:val="00DB4B35"/>
    <w:rsid w:val="00DB5130"/>
    <w:rsid w:val="00DD20D1"/>
    <w:rsid w:val="00DD2FF6"/>
    <w:rsid w:val="00E03041"/>
    <w:rsid w:val="00E05F0C"/>
    <w:rsid w:val="00E20FB8"/>
    <w:rsid w:val="00E22CCB"/>
    <w:rsid w:val="00E242C3"/>
    <w:rsid w:val="00E26A36"/>
    <w:rsid w:val="00E30AE2"/>
    <w:rsid w:val="00E3516C"/>
    <w:rsid w:val="00E42D75"/>
    <w:rsid w:val="00E47562"/>
    <w:rsid w:val="00E53AB7"/>
    <w:rsid w:val="00E55729"/>
    <w:rsid w:val="00E621D1"/>
    <w:rsid w:val="00E645AA"/>
    <w:rsid w:val="00E91283"/>
    <w:rsid w:val="00E95BB0"/>
    <w:rsid w:val="00EA1A73"/>
    <w:rsid w:val="00EF0434"/>
    <w:rsid w:val="00EF0F5A"/>
    <w:rsid w:val="00F012CA"/>
    <w:rsid w:val="00F01440"/>
    <w:rsid w:val="00F06E98"/>
    <w:rsid w:val="00F130EE"/>
    <w:rsid w:val="00F1438C"/>
    <w:rsid w:val="00F251C4"/>
    <w:rsid w:val="00F410EB"/>
    <w:rsid w:val="00F41B14"/>
    <w:rsid w:val="00F42ECA"/>
    <w:rsid w:val="00F433DD"/>
    <w:rsid w:val="00F455BC"/>
    <w:rsid w:val="00F465FC"/>
    <w:rsid w:val="00F522F8"/>
    <w:rsid w:val="00F70E36"/>
    <w:rsid w:val="00F73C09"/>
    <w:rsid w:val="00F73CE0"/>
    <w:rsid w:val="00F879BF"/>
    <w:rsid w:val="00F92E75"/>
    <w:rsid w:val="00F94779"/>
    <w:rsid w:val="00FB3196"/>
    <w:rsid w:val="00FC27EE"/>
    <w:rsid w:val="00FC4CFC"/>
    <w:rsid w:val="00FD3556"/>
    <w:rsid w:val="00FD6964"/>
    <w:rsid w:val="00FF17E1"/>
    <w:rsid w:val="00FF5179"/>
    <w:rsid w:val="00FF6AC1"/>
    <w:rsid w:val="01EE34B0"/>
    <w:rsid w:val="02190725"/>
    <w:rsid w:val="021B3C65"/>
    <w:rsid w:val="02331D4E"/>
    <w:rsid w:val="04426682"/>
    <w:rsid w:val="071E4144"/>
    <w:rsid w:val="07442E16"/>
    <w:rsid w:val="0A4D647F"/>
    <w:rsid w:val="0B903EA2"/>
    <w:rsid w:val="0C5E5A3C"/>
    <w:rsid w:val="0D470D7A"/>
    <w:rsid w:val="0D8E53CC"/>
    <w:rsid w:val="1155682C"/>
    <w:rsid w:val="122B76D7"/>
    <w:rsid w:val="12B60EB5"/>
    <w:rsid w:val="12CA7A2C"/>
    <w:rsid w:val="15A511D1"/>
    <w:rsid w:val="15FB014A"/>
    <w:rsid w:val="17332A2A"/>
    <w:rsid w:val="19753412"/>
    <w:rsid w:val="1B89390A"/>
    <w:rsid w:val="1BE75415"/>
    <w:rsid w:val="1D224D08"/>
    <w:rsid w:val="1DE861E3"/>
    <w:rsid w:val="1E157C67"/>
    <w:rsid w:val="1FA83861"/>
    <w:rsid w:val="20217825"/>
    <w:rsid w:val="21C71A92"/>
    <w:rsid w:val="22973B45"/>
    <w:rsid w:val="23401322"/>
    <w:rsid w:val="26315D70"/>
    <w:rsid w:val="279E769A"/>
    <w:rsid w:val="28707263"/>
    <w:rsid w:val="290C7F65"/>
    <w:rsid w:val="2996740E"/>
    <w:rsid w:val="2A6809AB"/>
    <w:rsid w:val="2A9B46A1"/>
    <w:rsid w:val="2C594575"/>
    <w:rsid w:val="2C655EF2"/>
    <w:rsid w:val="2C845890"/>
    <w:rsid w:val="2CA13135"/>
    <w:rsid w:val="2F125D8A"/>
    <w:rsid w:val="302B7872"/>
    <w:rsid w:val="319C13B2"/>
    <w:rsid w:val="324D3A6E"/>
    <w:rsid w:val="340E628D"/>
    <w:rsid w:val="3425548B"/>
    <w:rsid w:val="346E28DF"/>
    <w:rsid w:val="35A5030F"/>
    <w:rsid w:val="37CD4CCD"/>
    <w:rsid w:val="38A201EB"/>
    <w:rsid w:val="38AE4C58"/>
    <w:rsid w:val="391E35C5"/>
    <w:rsid w:val="393F02D9"/>
    <w:rsid w:val="3A6C4BBB"/>
    <w:rsid w:val="3AAF76EE"/>
    <w:rsid w:val="3ABD1684"/>
    <w:rsid w:val="3B113ED0"/>
    <w:rsid w:val="3D383513"/>
    <w:rsid w:val="3D7916B2"/>
    <w:rsid w:val="3F381CDA"/>
    <w:rsid w:val="3F4A41D1"/>
    <w:rsid w:val="40271268"/>
    <w:rsid w:val="403A4B75"/>
    <w:rsid w:val="405B2112"/>
    <w:rsid w:val="40D465CB"/>
    <w:rsid w:val="41434755"/>
    <w:rsid w:val="41B441B9"/>
    <w:rsid w:val="43772A88"/>
    <w:rsid w:val="43BD5F6E"/>
    <w:rsid w:val="46344F35"/>
    <w:rsid w:val="46D95495"/>
    <w:rsid w:val="47093C8F"/>
    <w:rsid w:val="4822683D"/>
    <w:rsid w:val="48993C27"/>
    <w:rsid w:val="4C822703"/>
    <w:rsid w:val="4C9247B0"/>
    <w:rsid w:val="4CAA075F"/>
    <w:rsid w:val="4CE800FF"/>
    <w:rsid w:val="4CF9269E"/>
    <w:rsid w:val="4E2708ED"/>
    <w:rsid w:val="4F5F4A94"/>
    <w:rsid w:val="4F8E5D92"/>
    <w:rsid w:val="504063BA"/>
    <w:rsid w:val="504B1752"/>
    <w:rsid w:val="50ED7FA3"/>
    <w:rsid w:val="52B80456"/>
    <w:rsid w:val="546F668E"/>
    <w:rsid w:val="54A647B5"/>
    <w:rsid w:val="54D5004D"/>
    <w:rsid w:val="555171FD"/>
    <w:rsid w:val="55A20807"/>
    <w:rsid w:val="55D060FF"/>
    <w:rsid w:val="55FB3002"/>
    <w:rsid w:val="56A84E9D"/>
    <w:rsid w:val="582D2054"/>
    <w:rsid w:val="58607DF3"/>
    <w:rsid w:val="59012096"/>
    <w:rsid w:val="59594CC5"/>
    <w:rsid w:val="59BE07F9"/>
    <w:rsid w:val="5A523E59"/>
    <w:rsid w:val="5A75150D"/>
    <w:rsid w:val="5B925265"/>
    <w:rsid w:val="5BF67B02"/>
    <w:rsid w:val="5D4C3EC3"/>
    <w:rsid w:val="5D7F4344"/>
    <w:rsid w:val="624F5C33"/>
    <w:rsid w:val="638053E4"/>
    <w:rsid w:val="64373DD6"/>
    <w:rsid w:val="659C5ADD"/>
    <w:rsid w:val="65BA6239"/>
    <w:rsid w:val="661F22B9"/>
    <w:rsid w:val="66ED5C44"/>
    <w:rsid w:val="67103A4B"/>
    <w:rsid w:val="69202E21"/>
    <w:rsid w:val="696528E3"/>
    <w:rsid w:val="69C5029F"/>
    <w:rsid w:val="6A6F5021"/>
    <w:rsid w:val="6AFE25DC"/>
    <w:rsid w:val="6B2A0F82"/>
    <w:rsid w:val="6C2E7926"/>
    <w:rsid w:val="6C3A4520"/>
    <w:rsid w:val="6C477300"/>
    <w:rsid w:val="6D007AA8"/>
    <w:rsid w:val="6D961B64"/>
    <w:rsid w:val="704F19C2"/>
    <w:rsid w:val="714848E8"/>
    <w:rsid w:val="73984DD6"/>
    <w:rsid w:val="739959C8"/>
    <w:rsid w:val="77456B6A"/>
    <w:rsid w:val="77CA3EAD"/>
    <w:rsid w:val="7927330F"/>
    <w:rsid w:val="7BCA11BE"/>
    <w:rsid w:val="7DE86ED6"/>
    <w:rsid w:val="7EF76F7C"/>
    <w:rsid w:val="7FB92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5CEDE"/>
  <w15:docId w15:val="{AD679C9A-01FB-3C42-8B1E-A913AADBF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header" w:uiPriority="99" w:qFormat="1"/>
    <w:lsdException w:name="footer" w:uiPriority="99" w:qFormat="1"/>
    <w:lsdException w:name="caption" w:semiHidden="1" w:unhideWhenUsed="1" w:qFormat="1"/>
    <w:lsdException w:name="page number" w:qFormat="1"/>
    <w:lsdException w:name="Title" w:qFormat="1"/>
    <w:lsdException w:name="Default Paragraph Font" w:semiHidden="1" w:uiPriority="1" w:unhideWhenUsed="1" w:qFormat="1"/>
    <w:lsdException w:name="Body Text Indent" w:qFormat="1"/>
    <w:lsdException w:name="Subtitle" w:qFormat="1"/>
    <w:lsdException w:name="Date" w:qFormat="1"/>
    <w:lsdException w:name="Hyperlink" w:uiPriority="99"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uiPriority="99" w:qFormat="1"/>
    <w:lsdException w:name="HTML Code" w:qFormat="1"/>
    <w:lsdException w:name="HTML Preformatted"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qFormat="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122DF"/>
    <w:rPr>
      <w:rFonts w:ascii="宋体" w:hAnsi="宋体" w:cs="宋体"/>
      <w:sz w:val="24"/>
      <w:szCs w:val="24"/>
    </w:rPr>
  </w:style>
  <w:style w:type="paragraph" w:styleId="1">
    <w:name w:val="heading 1"/>
    <w:basedOn w:val="a"/>
    <w:next w:val="a"/>
    <w:link w:val="10"/>
    <w:qFormat/>
    <w:pPr>
      <w:keepNext/>
      <w:keepLines/>
      <w:spacing w:before="340" w:after="330" w:line="578" w:lineRule="auto"/>
      <w:outlineLvl w:val="0"/>
    </w:pPr>
    <w:rPr>
      <w:b/>
      <w:bCs/>
      <w:kern w:val="44"/>
      <w:sz w:val="32"/>
      <w:szCs w:val="44"/>
    </w:rPr>
  </w:style>
  <w:style w:type="paragraph" w:styleId="2">
    <w:name w:val="heading 2"/>
    <w:basedOn w:val="a"/>
    <w:next w:val="a"/>
    <w:link w:val="20"/>
    <w:qFormat/>
    <w:pPr>
      <w:keepNext/>
      <w:keepLines/>
      <w:spacing w:before="260" w:after="260" w:line="416" w:lineRule="auto"/>
      <w:outlineLvl w:val="1"/>
    </w:pPr>
    <w:rPr>
      <w:rFonts w:ascii="Cambria" w:hAnsi="Cambria"/>
      <w:b/>
      <w:bCs/>
      <w:sz w:val="30"/>
      <w:szCs w:val="32"/>
    </w:rPr>
  </w:style>
  <w:style w:type="paragraph" w:styleId="3">
    <w:name w:val="heading 3"/>
    <w:basedOn w:val="a"/>
    <w:next w:val="a"/>
    <w:qFormat/>
    <w:pPr>
      <w:keepNext/>
      <w:keepLines/>
      <w:spacing w:before="260" w:after="260" w:line="416" w:lineRule="auto"/>
      <w:outlineLvl w:val="2"/>
    </w:pPr>
    <w:rPr>
      <w:b/>
      <w:bCs/>
      <w:sz w:val="32"/>
      <w:szCs w:val="32"/>
    </w:rPr>
  </w:style>
  <w:style w:type="paragraph" w:styleId="4">
    <w:name w:val="heading 4"/>
    <w:basedOn w:val="a"/>
    <w:next w:val="a"/>
    <w:link w:val="40"/>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link w:val="a4"/>
    <w:qFormat/>
    <w:pPr>
      <w:ind w:firstLineChars="200" w:firstLine="420"/>
    </w:pPr>
    <w:rPr>
      <w:szCs w:val="20"/>
    </w:rPr>
  </w:style>
  <w:style w:type="paragraph" w:styleId="a5">
    <w:name w:val="Document Map"/>
    <w:basedOn w:val="a"/>
    <w:semiHidden/>
    <w:qFormat/>
    <w:pPr>
      <w:shd w:val="clear" w:color="auto" w:fill="000080"/>
    </w:pPr>
  </w:style>
  <w:style w:type="paragraph" w:styleId="a6">
    <w:name w:val="Body Text Indent"/>
    <w:basedOn w:val="a"/>
    <w:qFormat/>
    <w:pPr>
      <w:ind w:firstLineChars="200" w:firstLine="420"/>
    </w:pPr>
  </w:style>
  <w:style w:type="paragraph" w:styleId="TOC3">
    <w:name w:val="toc 3"/>
    <w:basedOn w:val="a"/>
    <w:next w:val="a"/>
    <w:uiPriority w:val="39"/>
    <w:qFormat/>
    <w:pPr>
      <w:ind w:leftChars="400" w:left="840"/>
    </w:pPr>
  </w:style>
  <w:style w:type="paragraph" w:styleId="a7">
    <w:name w:val="Date"/>
    <w:basedOn w:val="a"/>
    <w:next w:val="a"/>
    <w:qFormat/>
    <w:pPr>
      <w:ind w:leftChars="2500" w:left="100"/>
    </w:pPr>
  </w:style>
  <w:style w:type="paragraph" w:styleId="a8">
    <w:name w:val="Balloon Text"/>
    <w:basedOn w:val="a"/>
    <w:link w:val="a9"/>
    <w:qFormat/>
    <w:rPr>
      <w:sz w:val="18"/>
      <w:szCs w:val="18"/>
    </w:rPr>
  </w:style>
  <w:style w:type="paragraph" w:styleId="aa">
    <w:name w:val="footer"/>
    <w:basedOn w:val="a"/>
    <w:link w:val="ab"/>
    <w:uiPriority w:val="99"/>
    <w:qFormat/>
    <w:pPr>
      <w:tabs>
        <w:tab w:val="center" w:pos="4153"/>
        <w:tab w:val="right" w:pos="8306"/>
      </w:tabs>
      <w:snapToGrid w:val="0"/>
      <w:jc w:val="right"/>
    </w:pPr>
    <w:rPr>
      <w:sz w:val="18"/>
      <w:szCs w:val="18"/>
    </w:rPr>
  </w:style>
  <w:style w:type="paragraph" w:styleId="ac">
    <w:name w:val="header"/>
    <w:basedOn w:val="a"/>
    <w:link w:val="ad"/>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HTML">
    <w:name w:val="HTML Preformatted"/>
    <w:basedOn w:val="a"/>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w:hAnsi="Arial" w:cs="Arial"/>
    </w:rPr>
  </w:style>
  <w:style w:type="paragraph" w:styleId="ae">
    <w:name w:val="Normal (Web)"/>
    <w:basedOn w:val="a"/>
    <w:uiPriority w:val="99"/>
    <w:qFormat/>
    <w:pPr>
      <w:spacing w:before="100" w:beforeAutospacing="1" w:after="100" w:afterAutospacing="1"/>
    </w:pPr>
  </w:style>
  <w:style w:type="paragraph" w:styleId="af">
    <w:name w:val="Title"/>
    <w:basedOn w:val="a"/>
    <w:next w:val="a"/>
    <w:link w:val="af0"/>
    <w:qFormat/>
    <w:pPr>
      <w:spacing w:before="240" w:after="60"/>
      <w:jc w:val="center"/>
      <w:outlineLvl w:val="0"/>
    </w:pPr>
    <w:rPr>
      <w:rFonts w:ascii="Cambria" w:hAnsi="Cambria"/>
      <w:b/>
      <w:bCs/>
      <w:sz w:val="32"/>
      <w:szCs w:val="32"/>
    </w:rPr>
  </w:style>
  <w:style w:type="table" w:styleId="af1">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2">
    <w:name w:val="Table Professional"/>
    <w:basedOn w:val="a1"/>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character" w:styleId="af3">
    <w:name w:val="Strong"/>
    <w:basedOn w:val="a0"/>
    <w:qFormat/>
    <w:rPr>
      <w:b/>
    </w:rPr>
  </w:style>
  <w:style w:type="character" w:styleId="af4">
    <w:name w:val="page number"/>
    <w:basedOn w:val="a0"/>
    <w:qFormat/>
  </w:style>
  <w:style w:type="character" w:styleId="af5">
    <w:name w:val="Emphasis"/>
    <w:basedOn w:val="a0"/>
    <w:qFormat/>
    <w:rPr>
      <w:i/>
    </w:rPr>
  </w:style>
  <w:style w:type="character" w:styleId="af6">
    <w:name w:val="Hyperlink"/>
    <w:uiPriority w:val="99"/>
    <w:qFormat/>
    <w:rPr>
      <w:color w:val="0000FF"/>
      <w:u w:val="single"/>
    </w:rPr>
  </w:style>
  <w:style w:type="character" w:styleId="HTML1">
    <w:name w:val="HTML Code"/>
    <w:basedOn w:val="a0"/>
    <w:qFormat/>
    <w:rPr>
      <w:rFonts w:ascii="Courier New" w:hAnsi="Courier New"/>
      <w:sz w:val="20"/>
    </w:rPr>
  </w:style>
  <w:style w:type="character" w:customStyle="1" w:styleId="a4">
    <w:name w:val="正文缩进 字符"/>
    <w:link w:val="a3"/>
    <w:qFormat/>
    <w:rPr>
      <w:rFonts w:ascii="Times New Roman" w:eastAsia="宋体" w:hAnsi="Times New Roman"/>
      <w:sz w:val="24"/>
      <w:szCs w:val="20"/>
    </w:rPr>
  </w:style>
  <w:style w:type="paragraph" w:customStyle="1" w:styleId="af7">
    <w:name w:val="并列"/>
    <w:basedOn w:val="a"/>
    <w:qFormat/>
    <w:pPr>
      <w:ind w:left="3850" w:hanging="2860"/>
    </w:pPr>
  </w:style>
  <w:style w:type="paragraph" w:customStyle="1" w:styleId="11">
    <w:name w:val="第1层正文"/>
    <w:basedOn w:val="a"/>
    <w:qFormat/>
    <w:pPr>
      <w:tabs>
        <w:tab w:val="left" w:pos="945"/>
      </w:tabs>
      <w:spacing w:before="120" w:after="120"/>
      <w:ind w:leftChars="450" w:left="945"/>
    </w:pPr>
    <w:rPr>
      <w:sz w:val="22"/>
    </w:rPr>
  </w:style>
  <w:style w:type="paragraph" w:customStyle="1" w:styleId="tgt1">
    <w:name w:val="tgt1"/>
    <w:basedOn w:val="a"/>
    <w:qFormat/>
    <w:pPr>
      <w:spacing w:after="150"/>
    </w:pPr>
  </w:style>
  <w:style w:type="paragraph" w:customStyle="1" w:styleId="TOC10">
    <w:name w:val="TOC 标题1"/>
    <w:basedOn w:val="1"/>
    <w:next w:val="a"/>
    <w:uiPriority w:val="39"/>
    <w:qFormat/>
    <w:pPr>
      <w:spacing w:before="480" w:after="0" w:line="276" w:lineRule="auto"/>
      <w:outlineLvl w:val="9"/>
    </w:pPr>
    <w:rPr>
      <w:rFonts w:ascii="Cambria" w:hAnsi="Cambria"/>
      <w:color w:val="365F91"/>
      <w:kern w:val="0"/>
      <w:sz w:val="28"/>
      <w:szCs w:val="28"/>
    </w:rPr>
  </w:style>
  <w:style w:type="paragraph" w:customStyle="1" w:styleId="12">
    <w:name w:val="无间隔1"/>
    <w:link w:val="Char"/>
    <w:uiPriority w:val="1"/>
    <w:qFormat/>
    <w:rPr>
      <w:rFonts w:ascii="Calibri" w:hAnsi="Calibri"/>
      <w:sz w:val="22"/>
      <w:szCs w:val="22"/>
    </w:rPr>
  </w:style>
  <w:style w:type="paragraph" w:customStyle="1" w:styleId="NormalWingdingssymbol">
    <w:name w:val="Normal + Wingdings (symbol)"/>
    <w:basedOn w:val="a"/>
    <w:qFormat/>
    <w:pPr>
      <w:numPr>
        <w:numId w:val="1"/>
      </w:numPr>
    </w:pPr>
    <w:rPr>
      <w:lang w:eastAsia="en-US"/>
    </w:rPr>
  </w:style>
  <w:style w:type="character" w:customStyle="1" w:styleId="emsimilar">
    <w:name w:val="em_similar"/>
    <w:basedOn w:val="a0"/>
    <w:qFormat/>
    <w:rPr>
      <w:color w:val="E40000"/>
    </w:rPr>
  </w:style>
  <w:style w:type="character" w:customStyle="1" w:styleId="author">
    <w:name w:val="author"/>
    <w:basedOn w:val="a0"/>
    <w:qFormat/>
  </w:style>
  <w:style w:type="character" w:customStyle="1" w:styleId="40">
    <w:name w:val="标题 4 字符"/>
    <w:link w:val="4"/>
    <w:qFormat/>
    <w:rPr>
      <w:rFonts w:ascii="Arial" w:eastAsia="黑体" w:hAnsi="Arial"/>
      <w:b/>
      <w:sz w:val="28"/>
    </w:rPr>
  </w:style>
  <w:style w:type="character" w:customStyle="1" w:styleId="af0">
    <w:name w:val="标题 字符"/>
    <w:link w:val="af"/>
    <w:qFormat/>
    <w:rPr>
      <w:rFonts w:ascii="Cambria" w:hAnsi="Cambria"/>
      <w:b/>
      <w:bCs/>
      <w:sz w:val="32"/>
      <w:szCs w:val="32"/>
    </w:rPr>
  </w:style>
  <w:style w:type="character" w:customStyle="1" w:styleId="10">
    <w:name w:val="标题 1 字符"/>
    <w:link w:val="1"/>
    <w:qFormat/>
    <w:rPr>
      <w:rFonts w:eastAsia="宋体"/>
      <w:b/>
      <w:bCs/>
      <w:kern w:val="44"/>
      <w:sz w:val="32"/>
      <w:szCs w:val="44"/>
      <w:lang w:val="en-US" w:eastAsia="zh-CN" w:bidi="ar-SA"/>
    </w:rPr>
  </w:style>
  <w:style w:type="character" w:customStyle="1" w:styleId="Char">
    <w:name w:val="无间隔 Char"/>
    <w:link w:val="12"/>
    <w:uiPriority w:val="1"/>
    <w:qFormat/>
    <w:rPr>
      <w:rFonts w:ascii="Calibri" w:hAnsi="Calibri"/>
      <w:sz w:val="22"/>
      <w:szCs w:val="22"/>
      <w:lang w:val="en-US" w:eastAsia="zh-CN" w:bidi="ar-SA"/>
    </w:rPr>
  </w:style>
  <w:style w:type="character" w:customStyle="1" w:styleId="CharChar5">
    <w:name w:val="Char Char5"/>
    <w:qFormat/>
    <w:rPr>
      <w:kern w:val="2"/>
      <w:sz w:val="18"/>
      <w:szCs w:val="18"/>
    </w:rPr>
  </w:style>
  <w:style w:type="character" w:customStyle="1" w:styleId="ad">
    <w:name w:val="页眉 字符"/>
    <w:link w:val="ac"/>
    <w:uiPriority w:val="99"/>
    <w:qFormat/>
    <w:rPr>
      <w:kern w:val="2"/>
      <w:sz w:val="18"/>
      <w:szCs w:val="18"/>
    </w:rPr>
  </w:style>
  <w:style w:type="character" w:customStyle="1" w:styleId="a9">
    <w:name w:val="批注框文本 字符"/>
    <w:link w:val="a8"/>
    <w:qFormat/>
    <w:rPr>
      <w:kern w:val="2"/>
      <w:sz w:val="18"/>
      <w:szCs w:val="18"/>
    </w:rPr>
  </w:style>
  <w:style w:type="character" w:customStyle="1" w:styleId="20">
    <w:name w:val="标题 2 字符"/>
    <w:link w:val="2"/>
    <w:qFormat/>
    <w:rPr>
      <w:rFonts w:ascii="Cambria" w:eastAsia="宋体" w:hAnsi="Cambria"/>
      <w:b/>
      <w:bCs/>
      <w:sz w:val="30"/>
      <w:szCs w:val="32"/>
    </w:rPr>
  </w:style>
  <w:style w:type="character" w:customStyle="1" w:styleId="HTML0">
    <w:name w:val="HTML 预设格式 字符"/>
    <w:link w:val="HTML"/>
    <w:uiPriority w:val="99"/>
    <w:qFormat/>
    <w:rPr>
      <w:rFonts w:ascii="Arial" w:hAnsi="Arial" w:cs="Arial"/>
      <w:sz w:val="24"/>
      <w:szCs w:val="24"/>
    </w:rPr>
  </w:style>
  <w:style w:type="character" w:customStyle="1" w:styleId="ab">
    <w:name w:val="页脚 字符"/>
    <w:link w:val="aa"/>
    <w:uiPriority w:val="99"/>
    <w:qFormat/>
    <w:rPr>
      <w:kern w:val="2"/>
      <w:sz w:val="18"/>
      <w:szCs w:val="18"/>
    </w:rPr>
  </w:style>
  <w:style w:type="character" w:customStyle="1" w:styleId="CharChar6">
    <w:name w:val="Char Char6"/>
    <w:qFormat/>
    <w:rPr>
      <w:rFonts w:eastAsia="宋体"/>
      <w:b/>
      <w:bCs/>
      <w:kern w:val="44"/>
      <w:sz w:val="32"/>
      <w:szCs w:val="44"/>
      <w:lang w:val="en-US" w:eastAsia="zh-CN" w:bidi="ar-SA"/>
    </w:rPr>
  </w:style>
  <w:style w:type="paragraph" w:styleId="af8">
    <w:name w:val="List Paragraph"/>
    <w:basedOn w:val="a"/>
    <w:uiPriority w:val="34"/>
    <w:qFormat/>
    <w:rsid w:val="00A0285F"/>
    <w:pPr>
      <w:ind w:firstLineChars="200" w:firstLine="420"/>
    </w:pPr>
  </w:style>
  <w:style w:type="character" w:styleId="af9">
    <w:name w:val="annotation reference"/>
    <w:basedOn w:val="a0"/>
    <w:rsid w:val="008643D9"/>
    <w:rPr>
      <w:sz w:val="21"/>
      <w:szCs w:val="21"/>
    </w:rPr>
  </w:style>
  <w:style w:type="paragraph" w:styleId="afa">
    <w:name w:val="annotation text"/>
    <w:basedOn w:val="a"/>
    <w:link w:val="afb"/>
    <w:rsid w:val="008643D9"/>
  </w:style>
  <w:style w:type="character" w:customStyle="1" w:styleId="afb">
    <w:name w:val="批注文字 字符"/>
    <w:basedOn w:val="a0"/>
    <w:link w:val="afa"/>
    <w:rsid w:val="008643D9"/>
    <w:rPr>
      <w:kern w:val="2"/>
      <w:sz w:val="21"/>
      <w:szCs w:val="24"/>
    </w:rPr>
  </w:style>
  <w:style w:type="paragraph" w:styleId="afc">
    <w:name w:val="annotation subject"/>
    <w:basedOn w:val="afa"/>
    <w:next w:val="afa"/>
    <w:link w:val="afd"/>
    <w:rsid w:val="008643D9"/>
    <w:rPr>
      <w:b/>
      <w:bCs/>
    </w:rPr>
  </w:style>
  <w:style w:type="character" w:customStyle="1" w:styleId="afd">
    <w:name w:val="批注主题 字符"/>
    <w:basedOn w:val="afb"/>
    <w:link w:val="afc"/>
    <w:rsid w:val="008643D9"/>
    <w:rPr>
      <w:b/>
      <w:bCs/>
      <w:kern w:val="2"/>
      <w:sz w:val="21"/>
      <w:szCs w:val="24"/>
    </w:rPr>
  </w:style>
  <w:style w:type="paragraph" w:styleId="afe">
    <w:name w:val="Revision"/>
    <w:hidden/>
    <w:uiPriority w:val="99"/>
    <w:semiHidden/>
    <w:rsid w:val="00925B3F"/>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455546">
      <w:bodyDiv w:val="1"/>
      <w:marLeft w:val="0"/>
      <w:marRight w:val="0"/>
      <w:marTop w:val="0"/>
      <w:marBottom w:val="0"/>
      <w:divBdr>
        <w:top w:val="none" w:sz="0" w:space="0" w:color="auto"/>
        <w:left w:val="none" w:sz="0" w:space="0" w:color="auto"/>
        <w:bottom w:val="none" w:sz="0" w:space="0" w:color="auto"/>
        <w:right w:val="none" w:sz="0" w:space="0" w:color="auto"/>
      </w:divBdr>
    </w:div>
    <w:div w:id="256864567">
      <w:bodyDiv w:val="1"/>
      <w:marLeft w:val="0"/>
      <w:marRight w:val="0"/>
      <w:marTop w:val="0"/>
      <w:marBottom w:val="0"/>
      <w:divBdr>
        <w:top w:val="none" w:sz="0" w:space="0" w:color="auto"/>
        <w:left w:val="none" w:sz="0" w:space="0" w:color="auto"/>
        <w:bottom w:val="none" w:sz="0" w:space="0" w:color="auto"/>
        <w:right w:val="none" w:sz="0" w:space="0" w:color="auto"/>
      </w:divBdr>
      <w:divsChild>
        <w:div w:id="1087263069">
          <w:marLeft w:val="0"/>
          <w:marRight w:val="0"/>
          <w:marTop w:val="0"/>
          <w:marBottom w:val="0"/>
          <w:divBdr>
            <w:top w:val="none" w:sz="0" w:space="0" w:color="auto"/>
            <w:left w:val="none" w:sz="0" w:space="0" w:color="auto"/>
            <w:bottom w:val="none" w:sz="0" w:space="0" w:color="auto"/>
            <w:right w:val="none" w:sz="0" w:space="0" w:color="auto"/>
          </w:divBdr>
          <w:divsChild>
            <w:div w:id="715156562">
              <w:marLeft w:val="0"/>
              <w:marRight w:val="0"/>
              <w:marTop w:val="0"/>
              <w:marBottom w:val="0"/>
              <w:divBdr>
                <w:top w:val="none" w:sz="0" w:space="0" w:color="auto"/>
                <w:left w:val="none" w:sz="0" w:space="0" w:color="auto"/>
                <w:bottom w:val="none" w:sz="0" w:space="0" w:color="auto"/>
                <w:right w:val="none" w:sz="0" w:space="0" w:color="auto"/>
              </w:divBdr>
              <w:divsChild>
                <w:div w:id="26819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344299">
      <w:bodyDiv w:val="1"/>
      <w:marLeft w:val="0"/>
      <w:marRight w:val="0"/>
      <w:marTop w:val="0"/>
      <w:marBottom w:val="0"/>
      <w:divBdr>
        <w:top w:val="none" w:sz="0" w:space="0" w:color="auto"/>
        <w:left w:val="none" w:sz="0" w:space="0" w:color="auto"/>
        <w:bottom w:val="none" w:sz="0" w:space="0" w:color="auto"/>
        <w:right w:val="none" w:sz="0" w:space="0" w:color="auto"/>
      </w:divBdr>
      <w:divsChild>
        <w:div w:id="323751381">
          <w:marLeft w:val="0"/>
          <w:marRight w:val="0"/>
          <w:marTop w:val="0"/>
          <w:marBottom w:val="0"/>
          <w:divBdr>
            <w:top w:val="none" w:sz="0" w:space="0" w:color="auto"/>
            <w:left w:val="none" w:sz="0" w:space="0" w:color="auto"/>
            <w:bottom w:val="none" w:sz="0" w:space="0" w:color="auto"/>
            <w:right w:val="none" w:sz="0" w:space="0" w:color="auto"/>
          </w:divBdr>
          <w:divsChild>
            <w:div w:id="837573265">
              <w:marLeft w:val="0"/>
              <w:marRight w:val="0"/>
              <w:marTop w:val="0"/>
              <w:marBottom w:val="0"/>
              <w:divBdr>
                <w:top w:val="none" w:sz="0" w:space="0" w:color="auto"/>
                <w:left w:val="none" w:sz="0" w:space="0" w:color="auto"/>
                <w:bottom w:val="none" w:sz="0" w:space="0" w:color="auto"/>
                <w:right w:val="none" w:sz="0" w:space="0" w:color="auto"/>
              </w:divBdr>
              <w:divsChild>
                <w:div w:id="169915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956901">
      <w:bodyDiv w:val="1"/>
      <w:marLeft w:val="0"/>
      <w:marRight w:val="0"/>
      <w:marTop w:val="0"/>
      <w:marBottom w:val="0"/>
      <w:divBdr>
        <w:top w:val="none" w:sz="0" w:space="0" w:color="auto"/>
        <w:left w:val="none" w:sz="0" w:space="0" w:color="auto"/>
        <w:bottom w:val="none" w:sz="0" w:space="0" w:color="auto"/>
        <w:right w:val="none" w:sz="0" w:space="0" w:color="auto"/>
      </w:divBdr>
    </w:div>
    <w:div w:id="726301320">
      <w:bodyDiv w:val="1"/>
      <w:marLeft w:val="0"/>
      <w:marRight w:val="0"/>
      <w:marTop w:val="0"/>
      <w:marBottom w:val="0"/>
      <w:divBdr>
        <w:top w:val="none" w:sz="0" w:space="0" w:color="auto"/>
        <w:left w:val="none" w:sz="0" w:space="0" w:color="auto"/>
        <w:bottom w:val="none" w:sz="0" w:space="0" w:color="auto"/>
        <w:right w:val="none" w:sz="0" w:space="0" w:color="auto"/>
      </w:divBdr>
    </w:div>
    <w:div w:id="1123770876">
      <w:bodyDiv w:val="1"/>
      <w:marLeft w:val="0"/>
      <w:marRight w:val="0"/>
      <w:marTop w:val="0"/>
      <w:marBottom w:val="0"/>
      <w:divBdr>
        <w:top w:val="none" w:sz="0" w:space="0" w:color="auto"/>
        <w:left w:val="none" w:sz="0" w:space="0" w:color="auto"/>
        <w:bottom w:val="none" w:sz="0" w:space="0" w:color="auto"/>
        <w:right w:val="none" w:sz="0" w:space="0" w:color="auto"/>
      </w:divBdr>
      <w:divsChild>
        <w:div w:id="1667826897">
          <w:marLeft w:val="0"/>
          <w:marRight w:val="0"/>
          <w:marTop w:val="0"/>
          <w:marBottom w:val="0"/>
          <w:divBdr>
            <w:top w:val="none" w:sz="0" w:space="0" w:color="auto"/>
            <w:left w:val="none" w:sz="0" w:space="0" w:color="auto"/>
            <w:bottom w:val="none" w:sz="0" w:space="0" w:color="auto"/>
            <w:right w:val="none" w:sz="0" w:space="0" w:color="auto"/>
          </w:divBdr>
          <w:divsChild>
            <w:div w:id="1946225547">
              <w:marLeft w:val="0"/>
              <w:marRight w:val="0"/>
              <w:marTop w:val="0"/>
              <w:marBottom w:val="0"/>
              <w:divBdr>
                <w:top w:val="none" w:sz="0" w:space="0" w:color="auto"/>
                <w:left w:val="none" w:sz="0" w:space="0" w:color="auto"/>
                <w:bottom w:val="none" w:sz="0" w:space="0" w:color="auto"/>
                <w:right w:val="none" w:sz="0" w:space="0" w:color="auto"/>
              </w:divBdr>
              <w:divsChild>
                <w:div w:id="129868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335606">
      <w:bodyDiv w:val="1"/>
      <w:marLeft w:val="0"/>
      <w:marRight w:val="0"/>
      <w:marTop w:val="0"/>
      <w:marBottom w:val="0"/>
      <w:divBdr>
        <w:top w:val="none" w:sz="0" w:space="0" w:color="auto"/>
        <w:left w:val="none" w:sz="0" w:space="0" w:color="auto"/>
        <w:bottom w:val="none" w:sz="0" w:space="0" w:color="auto"/>
        <w:right w:val="none" w:sz="0" w:space="0" w:color="auto"/>
      </w:divBdr>
      <w:divsChild>
        <w:div w:id="1287198927">
          <w:marLeft w:val="0"/>
          <w:marRight w:val="0"/>
          <w:marTop w:val="0"/>
          <w:marBottom w:val="0"/>
          <w:divBdr>
            <w:top w:val="none" w:sz="0" w:space="0" w:color="auto"/>
            <w:left w:val="none" w:sz="0" w:space="0" w:color="auto"/>
            <w:bottom w:val="none" w:sz="0" w:space="0" w:color="auto"/>
            <w:right w:val="none" w:sz="0" w:space="0" w:color="auto"/>
          </w:divBdr>
          <w:divsChild>
            <w:div w:id="623075754">
              <w:marLeft w:val="0"/>
              <w:marRight w:val="0"/>
              <w:marTop w:val="0"/>
              <w:marBottom w:val="0"/>
              <w:divBdr>
                <w:top w:val="none" w:sz="0" w:space="0" w:color="auto"/>
                <w:left w:val="none" w:sz="0" w:space="0" w:color="auto"/>
                <w:bottom w:val="none" w:sz="0" w:space="0" w:color="auto"/>
                <w:right w:val="none" w:sz="0" w:space="0" w:color="auto"/>
              </w:divBdr>
              <w:divsChild>
                <w:div w:id="20771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547767">
      <w:bodyDiv w:val="1"/>
      <w:marLeft w:val="0"/>
      <w:marRight w:val="0"/>
      <w:marTop w:val="0"/>
      <w:marBottom w:val="0"/>
      <w:divBdr>
        <w:top w:val="none" w:sz="0" w:space="0" w:color="auto"/>
        <w:left w:val="none" w:sz="0" w:space="0" w:color="auto"/>
        <w:bottom w:val="none" w:sz="0" w:space="0" w:color="auto"/>
        <w:right w:val="none" w:sz="0" w:space="0" w:color="auto"/>
      </w:divBdr>
    </w:div>
    <w:div w:id="1377780746">
      <w:bodyDiv w:val="1"/>
      <w:marLeft w:val="0"/>
      <w:marRight w:val="0"/>
      <w:marTop w:val="0"/>
      <w:marBottom w:val="0"/>
      <w:divBdr>
        <w:top w:val="none" w:sz="0" w:space="0" w:color="auto"/>
        <w:left w:val="none" w:sz="0" w:space="0" w:color="auto"/>
        <w:bottom w:val="none" w:sz="0" w:space="0" w:color="auto"/>
        <w:right w:val="none" w:sz="0" w:space="0" w:color="auto"/>
      </w:divBdr>
      <w:divsChild>
        <w:div w:id="536312139">
          <w:marLeft w:val="0"/>
          <w:marRight w:val="0"/>
          <w:marTop w:val="0"/>
          <w:marBottom w:val="0"/>
          <w:divBdr>
            <w:top w:val="none" w:sz="0" w:space="0" w:color="auto"/>
            <w:left w:val="none" w:sz="0" w:space="0" w:color="auto"/>
            <w:bottom w:val="none" w:sz="0" w:space="0" w:color="auto"/>
            <w:right w:val="none" w:sz="0" w:space="0" w:color="auto"/>
          </w:divBdr>
          <w:divsChild>
            <w:div w:id="957219914">
              <w:marLeft w:val="0"/>
              <w:marRight w:val="0"/>
              <w:marTop w:val="0"/>
              <w:marBottom w:val="0"/>
              <w:divBdr>
                <w:top w:val="none" w:sz="0" w:space="0" w:color="auto"/>
                <w:left w:val="none" w:sz="0" w:space="0" w:color="auto"/>
                <w:bottom w:val="none" w:sz="0" w:space="0" w:color="auto"/>
                <w:right w:val="none" w:sz="0" w:space="0" w:color="auto"/>
              </w:divBdr>
              <w:divsChild>
                <w:div w:id="90395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358133">
      <w:bodyDiv w:val="1"/>
      <w:marLeft w:val="0"/>
      <w:marRight w:val="0"/>
      <w:marTop w:val="0"/>
      <w:marBottom w:val="0"/>
      <w:divBdr>
        <w:top w:val="none" w:sz="0" w:space="0" w:color="auto"/>
        <w:left w:val="none" w:sz="0" w:space="0" w:color="auto"/>
        <w:bottom w:val="none" w:sz="0" w:space="0" w:color="auto"/>
        <w:right w:val="none" w:sz="0" w:space="0" w:color="auto"/>
      </w:divBdr>
      <w:divsChild>
        <w:div w:id="1012687471">
          <w:marLeft w:val="0"/>
          <w:marRight w:val="0"/>
          <w:marTop w:val="0"/>
          <w:marBottom w:val="0"/>
          <w:divBdr>
            <w:top w:val="none" w:sz="0" w:space="0" w:color="auto"/>
            <w:left w:val="none" w:sz="0" w:space="0" w:color="auto"/>
            <w:bottom w:val="none" w:sz="0" w:space="0" w:color="auto"/>
            <w:right w:val="none" w:sz="0" w:space="0" w:color="auto"/>
          </w:divBdr>
          <w:divsChild>
            <w:div w:id="149248868">
              <w:marLeft w:val="0"/>
              <w:marRight w:val="0"/>
              <w:marTop w:val="0"/>
              <w:marBottom w:val="0"/>
              <w:divBdr>
                <w:top w:val="none" w:sz="0" w:space="0" w:color="auto"/>
                <w:left w:val="none" w:sz="0" w:space="0" w:color="auto"/>
                <w:bottom w:val="none" w:sz="0" w:space="0" w:color="auto"/>
                <w:right w:val="none" w:sz="0" w:space="0" w:color="auto"/>
              </w:divBdr>
              <w:divsChild>
                <w:div w:id="164365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18837">
      <w:bodyDiv w:val="1"/>
      <w:marLeft w:val="0"/>
      <w:marRight w:val="0"/>
      <w:marTop w:val="0"/>
      <w:marBottom w:val="0"/>
      <w:divBdr>
        <w:top w:val="none" w:sz="0" w:space="0" w:color="auto"/>
        <w:left w:val="none" w:sz="0" w:space="0" w:color="auto"/>
        <w:bottom w:val="none" w:sz="0" w:space="0" w:color="auto"/>
        <w:right w:val="none" w:sz="0" w:space="0" w:color="auto"/>
      </w:divBdr>
      <w:divsChild>
        <w:div w:id="2093701832">
          <w:marLeft w:val="0"/>
          <w:marRight w:val="0"/>
          <w:marTop w:val="0"/>
          <w:marBottom w:val="0"/>
          <w:divBdr>
            <w:top w:val="none" w:sz="0" w:space="0" w:color="auto"/>
            <w:left w:val="none" w:sz="0" w:space="0" w:color="auto"/>
            <w:bottom w:val="none" w:sz="0" w:space="0" w:color="auto"/>
            <w:right w:val="none" w:sz="0" w:space="0" w:color="auto"/>
          </w:divBdr>
          <w:divsChild>
            <w:div w:id="687175942">
              <w:marLeft w:val="0"/>
              <w:marRight w:val="0"/>
              <w:marTop w:val="0"/>
              <w:marBottom w:val="0"/>
              <w:divBdr>
                <w:top w:val="none" w:sz="0" w:space="0" w:color="auto"/>
                <w:left w:val="none" w:sz="0" w:space="0" w:color="auto"/>
                <w:bottom w:val="none" w:sz="0" w:space="0" w:color="auto"/>
                <w:right w:val="none" w:sz="0" w:space="0" w:color="auto"/>
              </w:divBdr>
              <w:divsChild>
                <w:div w:id="79583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528298">
      <w:bodyDiv w:val="1"/>
      <w:marLeft w:val="0"/>
      <w:marRight w:val="0"/>
      <w:marTop w:val="0"/>
      <w:marBottom w:val="0"/>
      <w:divBdr>
        <w:top w:val="none" w:sz="0" w:space="0" w:color="auto"/>
        <w:left w:val="none" w:sz="0" w:space="0" w:color="auto"/>
        <w:bottom w:val="none" w:sz="0" w:space="0" w:color="auto"/>
        <w:right w:val="none" w:sz="0" w:space="0" w:color="auto"/>
      </w:divBdr>
      <w:divsChild>
        <w:div w:id="98528843">
          <w:marLeft w:val="0"/>
          <w:marRight w:val="0"/>
          <w:marTop w:val="0"/>
          <w:marBottom w:val="0"/>
          <w:divBdr>
            <w:top w:val="none" w:sz="0" w:space="0" w:color="auto"/>
            <w:left w:val="none" w:sz="0" w:space="0" w:color="auto"/>
            <w:bottom w:val="none" w:sz="0" w:space="0" w:color="auto"/>
            <w:right w:val="none" w:sz="0" w:space="0" w:color="auto"/>
          </w:divBdr>
          <w:divsChild>
            <w:div w:id="1734497613">
              <w:marLeft w:val="0"/>
              <w:marRight w:val="0"/>
              <w:marTop w:val="0"/>
              <w:marBottom w:val="0"/>
              <w:divBdr>
                <w:top w:val="none" w:sz="0" w:space="0" w:color="auto"/>
                <w:left w:val="none" w:sz="0" w:space="0" w:color="auto"/>
                <w:bottom w:val="none" w:sz="0" w:space="0" w:color="auto"/>
                <w:right w:val="none" w:sz="0" w:space="0" w:color="auto"/>
              </w:divBdr>
              <w:divsChild>
                <w:div w:id="46434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546972">
      <w:bodyDiv w:val="1"/>
      <w:marLeft w:val="0"/>
      <w:marRight w:val="0"/>
      <w:marTop w:val="0"/>
      <w:marBottom w:val="0"/>
      <w:divBdr>
        <w:top w:val="none" w:sz="0" w:space="0" w:color="auto"/>
        <w:left w:val="none" w:sz="0" w:space="0" w:color="auto"/>
        <w:bottom w:val="none" w:sz="0" w:space="0" w:color="auto"/>
        <w:right w:val="none" w:sz="0" w:space="0" w:color="auto"/>
      </w:divBdr>
      <w:divsChild>
        <w:div w:id="996035619">
          <w:marLeft w:val="0"/>
          <w:marRight w:val="0"/>
          <w:marTop w:val="0"/>
          <w:marBottom w:val="0"/>
          <w:divBdr>
            <w:top w:val="none" w:sz="0" w:space="0" w:color="auto"/>
            <w:left w:val="none" w:sz="0" w:space="0" w:color="auto"/>
            <w:bottom w:val="none" w:sz="0" w:space="0" w:color="auto"/>
            <w:right w:val="none" w:sz="0" w:space="0" w:color="auto"/>
          </w:divBdr>
          <w:divsChild>
            <w:div w:id="959721267">
              <w:marLeft w:val="0"/>
              <w:marRight w:val="0"/>
              <w:marTop w:val="0"/>
              <w:marBottom w:val="0"/>
              <w:divBdr>
                <w:top w:val="none" w:sz="0" w:space="0" w:color="auto"/>
                <w:left w:val="none" w:sz="0" w:space="0" w:color="auto"/>
                <w:bottom w:val="none" w:sz="0" w:space="0" w:color="auto"/>
                <w:right w:val="none" w:sz="0" w:space="0" w:color="auto"/>
              </w:divBdr>
              <w:divsChild>
                <w:div w:id="47337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234890">
      <w:bodyDiv w:val="1"/>
      <w:marLeft w:val="0"/>
      <w:marRight w:val="0"/>
      <w:marTop w:val="0"/>
      <w:marBottom w:val="0"/>
      <w:divBdr>
        <w:top w:val="none" w:sz="0" w:space="0" w:color="auto"/>
        <w:left w:val="none" w:sz="0" w:space="0" w:color="auto"/>
        <w:bottom w:val="none" w:sz="0" w:space="0" w:color="auto"/>
        <w:right w:val="none" w:sz="0" w:space="0" w:color="auto"/>
      </w:divBdr>
      <w:divsChild>
        <w:div w:id="843593862">
          <w:marLeft w:val="0"/>
          <w:marRight w:val="0"/>
          <w:marTop w:val="0"/>
          <w:marBottom w:val="0"/>
          <w:divBdr>
            <w:top w:val="none" w:sz="0" w:space="0" w:color="auto"/>
            <w:left w:val="none" w:sz="0" w:space="0" w:color="auto"/>
            <w:bottom w:val="none" w:sz="0" w:space="0" w:color="auto"/>
            <w:right w:val="none" w:sz="0" w:space="0" w:color="auto"/>
          </w:divBdr>
          <w:divsChild>
            <w:div w:id="793523865">
              <w:marLeft w:val="0"/>
              <w:marRight w:val="0"/>
              <w:marTop w:val="0"/>
              <w:marBottom w:val="0"/>
              <w:divBdr>
                <w:top w:val="none" w:sz="0" w:space="0" w:color="auto"/>
                <w:left w:val="none" w:sz="0" w:space="0" w:color="auto"/>
                <w:bottom w:val="none" w:sz="0" w:space="0" w:color="auto"/>
                <w:right w:val="none" w:sz="0" w:space="0" w:color="auto"/>
              </w:divBdr>
              <w:divsChild>
                <w:div w:id="178265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baike.baidu.com/item/%E5%8F%8D%E5%90%91%E4%BB%A3%E7%90%86/7793488"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eader" Target="header3.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oleObject" Target="embeddings/oleObject1.bin"/><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microsoft.com/office/2018/08/relationships/commentsExtensible" Target="commentsExtensible.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microsoft.com/office/2011/relationships/people" Target="people.xml"/><Relationship Id="rId20" Type="http://schemas.openxmlformats.org/officeDocument/2006/relationships/image" Target="media/image4.png"/><Relationship Id="rId41" Type="http://schemas.openxmlformats.org/officeDocument/2006/relationships/image" Target="media/image25.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54</Pages>
  <Words>4137</Words>
  <Characters>23583</Characters>
  <Application>Microsoft Office Word</Application>
  <DocSecurity>0</DocSecurity>
  <Lines>196</Lines>
  <Paragraphs>55</Paragraphs>
  <ScaleCrop>false</ScaleCrop>
  <Company>lin</Company>
  <LinksUpToDate>false</LinksUpToDate>
  <CharactersWithSpaces>27665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需求分析说明书</dc:title>
  <dc:creator>su</dc:creator>
  <cp:lastModifiedBy>T165786</cp:lastModifiedBy>
  <cp:revision>94</cp:revision>
  <cp:lastPrinted>2020-05-27T00:03:00Z</cp:lastPrinted>
  <dcterms:created xsi:type="dcterms:W3CDTF">2011-05-04T01:37:00Z</dcterms:created>
  <dcterms:modified xsi:type="dcterms:W3CDTF">2022-04-16T03:27:00Z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